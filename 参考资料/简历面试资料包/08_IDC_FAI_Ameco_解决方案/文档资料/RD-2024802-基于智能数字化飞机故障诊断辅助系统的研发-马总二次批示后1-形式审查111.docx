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BECCC7" w14:textId="77777777" w:rsidR="00D04BAC" w:rsidRDefault="00DC777A">
      <w:pPr>
        <w:rPr>
          <w:sz w:val="22"/>
        </w:rPr>
      </w:pPr>
      <w:r>
        <w:rPr>
          <w:sz w:val="22"/>
        </w:rPr>
        <w:t>项目编号</w:t>
      </w:r>
      <w:r>
        <w:rPr>
          <w:rFonts w:hint="eastAsia"/>
          <w:sz w:val="22"/>
        </w:rPr>
        <w:t>：</w:t>
      </w:r>
      <w:ins w:id="1" w:author="WangDaWei 王大伟 [LNX5] [华北航线中心]" w:date="2024-03-05T10:49:00Z">
        <w:r>
          <w:rPr>
            <w:sz w:val="22"/>
          </w:rPr>
          <w:t>RD-2024802</w:t>
        </w:r>
      </w:ins>
    </w:p>
    <w:p w14:paraId="14C2C5D0" w14:textId="77777777" w:rsidR="00D04BAC" w:rsidRDefault="00D04BAC"/>
    <w:p w14:paraId="0F2B7609" w14:textId="77777777" w:rsidR="00D04BAC" w:rsidRDefault="00D04BAC"/>
    <w:p w14:paraId="115BF6F6" w14:textId="77777777" w:rsidR="00D04BAC" w:rsidRDefault="00D04BAC"/>
    <w:p w14:paraId="101DFDFB" w14:textId="77777777" w:rsidR="00D04BAC" w:rsidRDefault="00DC777A">
      <w:r>
        <w:rPr>
          <w:noProof/>
        </w:rPr>
        <w:drawing>
          <wp:anchor distT="0" distB="0" distL="114300" distR="114300" simplePos="0" relativeHeight="251659264" behindDoc="0" locked="0" layoutInCell="1" allowOverlap="1" wp14:anchorId="475B0AD1" wp14:editId="0ABAC8C0">
            <wp:simplePos x="0" y="0"/>
            <wp:positionH relativeFrom="margin">
              <wp:align>center</wp:align>
            </wp:positionH>
            <wp:positionV relativeFrom="paragraph">
              <wp:posOffset>24765</wp:posOffset>
            </wp:positionV>
            <wp:extent cx="2253615" cy="520700"/>
            <wp:effectExtent l="0" t="0" r="0" b="0"/>
            <wp:wrapNone/>
            <wp:docPr id="14" name="图片 14" descr="C:\Users\litingoe\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litingoe\Desktop\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253713" cy="520800"/>
                    </a:xfrm>
                    <a:prstGeom prst="rect">
                      <a:avLst/>
                    </a:prstGeom>
                    <a:noFill/>
                    <a:ln>
                      <a:noFill/>
                    </a:ln>
                  </pic:spPr>
                </pic:pic>
              </a:graphicData>
            </a:graphic>
          </wp:anchor>
        </w:drawing>
      </w:r>
    </w:p>
    <w:p w14:paraId="69A54C04" w14:textId="77777777" w:rsidR="00D04BAC" w:rsidRDefault="00D04BAC"/>
    <w:p w14:paraId="05621A63" w14:textId="77777777" w:rsidR="00D04BAC" w:rsidRDefault="00D04BAC"/>
    <w:p w14:paraId="1F9AEEC8" w14:textId="77777777" w:rsidR="00D04BAC" w:rsidRDefault="00D04BAC"/>
    <w:p w14:paraId="15C72595" w14:textId="77777777" w:rsidR="00D04BAC" w:rsidRDefault="00DC777A">
      <w:pPr>
        <w:pStyle w:val="af"/>
        <w:rPr>
          <w:b/>
        </w:rPr>
      </w:pPr>
      <w:r>
        <w:rPr>
          <w:b/>
        </w:rPr>
        <w:t>科技创新项目立项书</w:t>
      </w:r>
    </w:p>
    <w:p w14:paraId="13F97E14" w14:textId="77777777" w:rsidR="00D04BAC" w:rsidRDefault="00DC777A">
      <w:pPr>
        <w:pStyle w:val="af"/>
        <w:rPr>
          <w:b/>
          <w:sz w:val="32"/>
        </w:rPr>
      </w:pPr>
      <w:r>
        <w:rPr>
          <w:rFonts w:hint="eastAsia"/>
          <w:b/>
          <w:sz w:val="32"/>
        </w:rPr>
        <w:t>（项目类别：</w:t>
      </w:r>
      <w:sdt>
        <w:sdtPr>
          <w:rPr>
            <w:rFonts w:hint="eastAsia"/>
            <w:b/>
            <w:sz w:val="32"/>
          </w:rPr>
          <w:id w:val="-116606130"/>
          <w:placeholder>
            <w:docPart w:val="4AEDE6CFA6D64BE3AD5D9D25B743102C"/>
          </w:placeholder>
          <w:dropDownList>
            <w:listItem w:value="选择一项（必选）"/>
            <w:listItem w:displayText="创新基金项目" w:value="创新基金项目"/>
            <w:listItem w:displayText="自筹经费项目" w:value="自筹经费项目"/>
          </w:dropDownList>
        </w:sdtPr>
        <w:sdtEndPr>
          <w:rPr>
            <w:szCs w:val="32"/>
          </w:rPr>
        </w:sdtEndPr>
        <w:sdtContent>
          <w:r>
            <w:rPr>
              <w:rFonts w:hint="eastAsia"/>
              <w:b/>
              <w:sz w:val="32"/>
            </w:rPr>
            <w:t>创新基金项目</w:t>
          </w:r>
        </w:sdtContent>
      </w:sdt>
      <w:r>
        <w:rPr>
          <w:rFonts w:hint="eastAsia"/>
          <w:b/>
          <w:sz w:val="32"/>
        </w:rPr>
        <w:t>）</w:t>
      </w:r>
    </w:p>
    <w:p w14:paraId="65667A8A" w14:textId="77777777" w:rsidR="00D04BAC" w:rsidRDefault="00D04BAC"/>
    <w:p w14:paraId="2777DF98" w14:textId="77777777" w:rsidR="00D04BAC" w:rsidRDefault="00D04BAC">
      <w:pPr>
        <w:rPr>
          <w:rFonts w:ascii="黑体" w:eastAsia="黑体" w:hAnsi="黑体"/>
          <w:sz w:val="32"/>
          <w:szCs w:val="32"/>
        </w:rPr>
      </w:pPr>
    </w:p>
    <w:p w14:paraId="3CC98D6E" w14:textId="77777777" w:rsidR="00D04BAC" w:rsidRDefault="00D04BAC">
      <w:pPr>
        <w:rPr>
          <w:rFonts w:ascii="黑体" w:eastAsia="黑体" w:hAnsi="黑体"/>
          <w:sz w:val="32"/>
          <w:szCs w:val="32"/>
        </w:rPr>
      </w:pPr>
    </w:p>
    <w:tbl>
      <w:tblPr>
        <w:tblStyle w:val="ad"/>
        <w:tblW w:w="8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552"/>
        <w:gridCol w:w="708"/>
        <w:gridCol w:w="2748"/>
      </w:tblGrid>
      <w:tr w:rsidR="00D04BAC" w14:paraId="2112ED26" w14:textId="77777777">
        <w:trPr>
          <w:trHeight w:val="819"/>
        </w:trPr>
        <w:tc>
          <w:tcPr>
            <w:tcW w:w="2410" w:type="dxa"/>
            <w:vAlign w:val="center"/>
          </w:tcPr>
          <w:p w14:paraId="1B438C2E" w14:textId="77777777" w:rsidR="00D04BAC" w:rsidRDefault="00DC777A">
            <w:pPr>
              <w:rPr>
                <w:rFonts w:ascii="黑体" w:eastAsia="黑体" w:hAnsi="黑体"/>
                <w:sz w:val="32"/>
                <w:szCs w:val="32"/>
              </w:rPr>
            </w:pPr>
            <w:r>
              <w:rPr>
                <w:rFonts w:ascii="黑体" w:eastAsia="黑体" w:hAnsi="黑体" w:hint="eastAsia"/>
                <w:sz w:val="32"/>
                <w:szCs w:val="32"/>
              </w:rPr>
              <w:t>项目名称：</w:t>
            </w:r>
          </w:p>
        </w:tc>
        <w:tc>
          <w:tcPr>
            <w:tcW w:w="6008" w:type="dxa"/>
            <w:gridSpan w:val="3"/>
            <w:tcBorders>
              <w:bottom w:val="single" w:sz="4" w:space="0" w:color="auto"/>
            </w:tcBorders>
            <w:vAlign w:val="center"/>
          </w:tcPr>
          <w:p w14:paraId="096584AD" w14:textId="77777777" w:rsidR="00D04BAC" w:rsidRDefault="00DC777A">
            <w:pPr>
              <w:jc w:val="center"/>
              <w:rPr>
                <w:rFonts w:ascii="黑体" w:eastAsia="黑体" w:hAnsi="黑体"/>
                <w:sz w:val="32"/>
                <w:szCs w:val="32"/>
              </w:rPr>
            </w:pPr>
            <w:commentRangeStart w:id="2"/>
            <w:del w:id="3" w:author="WangDaWei 王大伟 [LNX5] [华北航线中心]" w:date="2023-11-30T13:28:00Z">
              <w:r>
                <w:rPr>
                  <w:rFonts w:ascii="黑体" w:eastAsia="黑体" w:hAnsi="黑体" w:hint="eastAsia"/>
                  <w:sz w:val="32"/>
                  <w:szCs w:val="32"/>
                </w:rPr>
                <w:delText>基于</w:delText>
              </w:r>
            </w:del>
            <w:r>
              <w:rPr>
                <w:rFonts w:ascii="黑体" w:eastAsia="黑体" w:hAnsi="黑体" w:hint="eastAsia"/>
                <w:sz w:val="32"/>
                <w:szCs w:val="32"/>
              </w:rPr>
              <w:t>智能</w:t>
            </w:r>
            <w:del w:id="4" w:author="WangDaWei 王大伟 [LNX5] [华北航线中心]" w:date="2023-11-30T13:28:00Z">
              <w:r>
                <w:rPr>
                  <w:rFonts w:ascii="黑体" w:eastAsia="黑体" w:hAnsi="黑体" w:hint="eastAsia"/>
                  <w:sz w:val="32"/>
                  <w:szCs w:val="32"/>
                </w:rPr>
                <w:delText>数字</w:delText>
              </w:r>
            </w:del>
            <w:proofErr w:type="gramStart"/>
            <w:r>
              <w:rPr>
                <w:rFonts w:ascii="黑体" w:eastAsia="黑体" w:hAnsi="黑体" w:hint="eastAsia"/>
                <w:sz w:val="32"/>
                <w:szCs w:val="32"/>
              </w:rPr>
              <w:t>化飞机</w:t>
            </w:r>
            <w:proofErr w:type="gramEnd"/>
            <w:r>
              <w:rPr>
                <w:rFonts w:ascii="黑体" w:eastAsia="黑体" w:hAnsi="黑体" w:hint="eastAsia"/>
                <w:sz w:val="32"/>
                <w:szCs w:val="32"/>
              </w:rPr>
              <w:t>故障诊断辅助系统</w:t>
            </w:r>
            <w:del w:id="5" w:author="WangDaWei 王大伟 [LNX5] [华北航线中心]" w:date="2023-11-30T13:28:00Z">
              <w:r>
                <w:rPr>
                  <w:rFonts w:ascii="黑体" w:eastAsia="黑体" w:hAnsi="黑体" w:hint="eastAsia"/>
                  <w:sz w:val="32"/>
                  <w:szCs w:val="32"/>
                </w:rPr>
                <w:delText>的</w:delText>
              </w:r>
            </w:del>
            <w:r>
              <w:rPr>
                <w:rFonts w:ascii="黑体" w:eastAsia="黑体" w:hAnsi="黑体" w:hint="eastAsia"/>
                <w:sz w:val="32"/>
                <w:szCs w:val="32"/>
              </w:rPr>
              <w:t>研发</w:t>
            </w:r>
            <w:commentRangeEnd w:id="2"/>
            <w:r>
              <w:rPr>
                <w:rStyle w:val="ae"/>
              </w:rPr>
              <w:commentReference w:id="2"/>
            </w:r>
          </w:p>
        </w:tc>
      </w:tr>
      <w:tr w:rsidR="00D04BAC" w14:paraId="56D00EA7" w14:textId="77777777">
        <w:trPr>
          <w:trHeight w:val="763"/>
        </w:trPr>
        <w:tc>
          <w:tcPr>
            <w:tcW w:w="2410" w:type="dxa"/>
            <w:vAlign w:val="center"/>
          </w:tcPr>
          <w:p w14:paraId="6E208F10" w14:textId="77777777" w:rsidR="00D04BAC" w:rsidRDefault="00DC777A">
            <w:pPr>
              <w:rPr>
                <w:rFonts w:ascii="黑体" w:eastAsia="黑体" w:hAnsi="黑体"/>
                <w:sz w:val="32"/>
                <w:szCs w:val="32"/>
              </w:rPr>
            </w:pPr>
            <w:r>
              <w:rPr>
                <w:rFonts w:ascii="黑体" w:eastAsia="黑体" w:hAnsi="黑体" w:hint="eastAsia"/>
                <w:sz w:val="32"/>
                <w:szCs w:val="32"/>
              </w:rPr>
              <w:t>申报单位：</w:t>
            </w:r>
          </w:p>
          <w:p w14:paraId="721D505C" w14:textId="77777777" w:rsidR="00D04BAC" w:rsidRDefault="00DC777A">
            <w:pPr>
              <w:rPr>
                <w:rFonts w:ascii="黑体" w:eastAsia="黑体" w:hAnsi="黑体"/>
                <w:sz w:val="32"/>
                <w:szCs w:val="32"/>
              </w:rPr>
            </w:pPr>
            <w:r>
              <w:rPr>
                <w:rFonts w:ascii="黑体" w:eastAsia="黑体" w:hAnsi="黑体" w:hint="eastAsia"/>
                <w:sz w:val="22"/>
                <w:szCs w:val="32"/>
              </w:rPr>
              <w:t>（一、二级机构名称含属地信息）</w:t>
            </w:r>
          </w:p>
        </w:tc>
        <w:tc>
          <w:tcPr>
            <w:tcW w:w="6008" w:type="dxa"/>
            <w:gridSpan w:val="3"/>
            <w:tcBorders>
              <w:top w:val="single" w:sz="4" w:space="0" w:color="auto"/>
              <w:bottom w:val="single" w:sz="4" w:space="0" w:color="auto"/>
            </w:tcBorders>
            <w:vAlign w:val="center"/>
          </w:tcPr>
          <w:p w14:paraId="69A0BF19" w14:textId="77777777" w:rsidR="00D04BAC" w:rsidRDefault="00DC777A">
            <w:pPr>
              <w:jc w:val="center"/>
              <w:rPr>
                <w:rFonts w:ascii="黑体" w:eastAsia="黑体" w:hAnsi="黑体"/>
                <w:sz w:val="32"/>
                <w:szCs w:val="32"/>
              </w:rPr>
            </w:pPr>
            <w:r>
              <w:rPr>
                <w:rFonts w:ascii="黑体" w:eastAsia="黑体" w:hAnsi="黑体" w:hint="eastAsia"/>
                <w:sz w:val="32"/>
                <w:szCs w:val="32"/>
              </w:rPr>
              <w:t>华北航线中心三大队</w:t>
            </w:r>
          </w:p>
        </w:tc>
      </w:tr>
      <w:tr w:rsidR="00D04BAC" w14:paraId="7117D9E6" w14:textId="77777777">
        <w:trPr>
          <w:trHeight w:val="819"/>
        </w:trPr>
        <w:tc>
          <w:tcPr>
            <w:tcW w:w="2410" w:type="dxa"/>
            <w:vAlign w:val="center"/>
          </w:tcPr>
          <w:p w14:paraId="06CEFE14" w14:textId="77777777" w:rsidR="00D04BAC" w:rsidRDefault="00DC777A">
            <w:pPr>
              <w:rPr>
                <w:rFonts w:ascii="黑体" w:eastAsia="黑体" w:hAnsi="黑体"/>
                <w:sz w:val="32"/>
                <w:szCs w:val="32"/>
              </w:rPr>
            </w:pPr>
            <w:r>
              <w:rPr>
                <w:rFonts w:ascii="黑体" w:eastAsia="黑体" w:hAnsi="黑体" w:hint="eastAsia"/>
                <w:sz w:val="32"/>
                <w:szCs w:val="32"/>
              </w:rPr>
              <w:t>项目负责人：</w:t>
            </w:r>
          </w:p>
        </w:tc>
        <w:tc>
          <w:tcPr>
            <w:tcW w:w="6008" w:type="dxa"/>
            <w:gridSpan w:val="3"/>
            <w:tcBorders>
              <w:top w:val="single" w:sz="4" w:space="0" w:color="auto"/>
              <w:bottom w:val="single" w:sz="4" w:space="0" w:color="auto"/>
            </w:tcBorders>
            <w:vAlign w:val="center"/>
          </w:tcPr>
          <w:p w14:paraId="4DF5FDD6" w14:textId="77777777" w:rsidR="00D04BAC" w:rsidRDefault="00DC777A">
            <w:pPr>
              <w:jc w:val="center"/>
              <w:rPr>
                <w:rFonts w:ascii="黑体" w:eastAsia="黑体" w:hAnsi="黑体"/>
                <w:sz w:val="32"/>
                <w:szCs w:val="32"/>
              </w:rPr>
            </w:pPr>
            <w:r>
              <w:rPr>
                <w:rFonts w:ascii="黑体" w:eastAsia="黑体" w:hAnsi="黑体" w:hint="eastAsia"/>
                <w:sz w:val="32"/>
                <w:szCs w:val="32"/>
              </w:rPr>
              <w:t>张弛</w:t>
            </w:r>
          </w:p>
        </w:tc>
      </w:tr>
      <w:tr w:rsidR="00D04BAC" w14:paraId="46B4E8C7" w14:textId="77777777">
        <w:trPr>
          <w:trHeight w:val="819"/>
        </w:trPr>
        <w:tc>
          <w:tcPr>
            <w:tcW w:w="2410" w:type="dxa"/>
            <w:vAlign w:val="center"/>
          </w:tcPr>
          <w:p w14:paraId="3B0F409F" w14:textId="77777777" w:rsidR="00D04BAC" w:rsidRDefault="00DC777A">
            <w:pPr>
              <w:rPr>
                <w:rFonts w:ascii="黑体" w:eastAsia="黑体" w:hAnsi="黑体"/>
                <w:sz w:val="32"/>
                <w:szCs w:val="32"/>
              </w:rPr>
            </w:pPr>
            <w:r>
              <w:rPr>
                <w:rFonts w:ascii="黑体" w:eastAsia="黑体" w:hAnsi="黑体" w:hint="eastAsia"/>
                <w:sz w:val="32"/>
                <w:szCs w:val="32"/>
              </w:rPr>
              <w:t>研发方式：</w:t>
            </w:r>
          </w:p>
        </w:tc>
        <w:sdt>
          <w:sdtPr>
            <w:rPr>
              <w:rFonts w:ascii="黑体" w:eastAsia="黑体" w:hAnsi="黑体" w:hint="eastAsia"/>
              <w:sz w:val="32"/>
              <w:szCs w:val="32"/>
            </w:rPr>
            <w:id w:val="-908615298"/>
            <w:placeholder>
              <w:docPart w:val="11B2EC2B2F544900B7DE03DFFBB88934"/>
            </w:placeholder>
            <w:dropDownList>
              <w:listItem w:value="请点击下拉菜单选择一项"/>
              <w:listItem w:displayText="自主开发" w:value="自主开发"/>
              <w:listItem w:displayText="与境内研究机构合作" w:value="与境内研究机构合作"/>
              <w:listItem w:displayText="与境内高等学校合作" w:value="与境内高等学校合作"/>
              <w:listItem w:displayText="与境内其他企业或单位合作" w:value="与境内其他企业或单位合作"/>
              <w:listItem w:displayText="与境外机构合作" w:value="与境外机构合作"/>
              <w:listItem w:displayText="委托其他企业或单位" w:value="委托其他企业或单位"/>
              <w:listItem w:displayText="其他" w:value="其他"/>
            </w:dropDownList>
          </w:sdtPr>
          <w:sdtContent>
            <w:tc>
              <w:tcPr>
                <w:tcW w:w="6008" w:type="dxa"/>
                <w:gridSpan w:val="3"/>
                <w:tcBorders>
                  <w:top w:val="single" w:sz="4" w:space="0" w:color="auto"/>
                  <w:bottom w:val="single" w:sz="4" w:space="0" w:color="auto"/>
                </w:tcBorders>
                <w:vAlign w:val="center"/>
              </w:tcPr>
              <w:p w14:paraId="532ED52C" w14:textId="77777777" w:rsidR="00D04BAC" w:rsidRDefault="00DC777A">
                <w:pPr>
                  <w:jc w:val="center"/>
                  <w:rPr>
                    <w:rFonts w:ascii="黑体" w:eastAsia="黑体" w:hAnsi="黑体"/>
                    <w:sz w:val="32"/>
                    <w:szCs w:val="32"/>
                  </w:rPr>
                </w:pPr>
                <w:r>
                  <w:rPr>
                    <w:rFonts w:ascii="黑体" w:eastAsia="黑体" w:hAnsi="黑体" w:hint="eastAsia"/>
                    <w:sz w:val="32"/>
                    <w:szCs w:val="32"/>
                  </w:rPr>
                  <w:t>与境内研究机构合作</w:t>
                </w:r>
              </w:p>
            </w:tc>
          </w:sdtContent>
        </w:sdt>
      </w:tr>
      <w:tr w:rsidR="00D04BAC" w14:paraId="6AAAFD21" w14:textId="77777777">
        <w:trPr>
          <w:trHeight w:val="763"/>
        </w:trPr>
        <w:tc>
          <w:tcPr>
            <w:tcW w:w="2410" w:type="dxa"/>
            <w:vAlign w:val="center"/>
          </w:tcPr>
          <w:p w14:paraId="2552F46F" w14:textId="77777777" w:rsidR="00D04BAC" w:rsidRDefault="00DC777A">
            <w:pPr>
              <w:rPr>
                <w:rFonts w:ascii="黑体" w:eastAsia="黑体" w:hAnsi="黑体"/>
                <w:sz w:val="32"/>
                <w:szCs w:val="32"/>
              </w:rPr>
            </w:pPr>
            <w:r>
              <w:rPr>
                <w:rFonts w:ascii="黑体" w:eastAsia="黑体" w:hAnsi="黑体" w:hint="eastAsia"/>
                <w:sz w:val="32"/>
                <w:szCs w:val="32"/>
              </w:rPr>
              <w:t>技术经济目标</w:t>
            </w:r>
            <w:r>
              <w:rPr>
                <w:rFonts w:ascii="黑体" w:eastAsia="黑体" w:hAnsi="黑体"/>
                <w:sz w:val="32"/>
                <w:szCs w:val="32"/>
              </w:rPr>
              <w:t>：</w:t>
            </w:r>
          </w:p>
        </w:tc>
        <w:sdt>
          <w:sdtPr>
            <w:rPr>
              <w:rFonts w:ascii="黑体" w:eastAsia="黑体" w:hAnsi="黑体"/>
              <w:sz w:val="32"/>
              <w:szCs w:val="32"/>
            </w:rPr>
            <w:id w:val="-2115053969"/>
            <w:placeholder>
              <w:docPart w:val="9148E61BA3B0411D9D0538A3554EF86F"/>
            </w:placeholder>
            <w:dropDownList>
              <w:listItem w:value="请点击下拉菜单选择一项。"/>
              <w:listItem w:displayText="科学原理的探索、发现" w:value="科学原理的探索、发现"/>
              <w:listItem w:displayText="技术原理的研究" w:value="技术原理的研究"/>
              <w:listItem w:displayText="开发全新产品" w:value="开发全新产品"/>
              <w:listItem w:displayText="增加产品功能或提高性能" w:value="增加产品功能或提高性能"/>
              <w:listItem w:displayText="提高劳动生产率" w:value="提高劳动生产率"/>
              <w:listItem w:displayText="减少能源消耗或提高能源使用效率" w:value="减少能源消耗或提高能源使用效率"/>
              <w:listItem w:displayText="节约原材料" w:value="节约原材料"/>
              <w:listItem w:displayText="减少环境污染" w:value="减少环境污染"/>
              <w:listItem w:displayText="其他" w:value="其他"/>
            </w:dropDownList>
          </w:sdtPr>
          <w:sdtContent>
            <w:tc>
              <w:tcPr>
                <w:tcW w:w="6008" w:type="dxa"/>
                <w:gridSpan w:val="3"/>
                <w:tcBorders>
                  <w:top w:val="single" w:sz="4" w:space="0" w:color="auto"/>
                  <w:bottom w:val="single" w:sz="4" w:space="0" w:color="auto"/>
                </w:tcBorders>
                <w:vAlign w:val="center"/>
              </w:tcPr>
              <w:p w14:paraId="7A780D81" w14:textId="77777777" w:rsidR="00D04BAC" w:rsidRDefault="00DC777A">
                <w:pPr>
                  <w:jc w:val="center"/>
                  <w:rPr>
                    <w:rFonts w:ascii="黑体" w:eastAsia="黑体" w:hAnsi="黑体"/>
                    <w:sz w:val="32"/>
                    <w:szCs w:val="32"/>
                  </w:rPr>
                </w:pPr>
                <w:del w:id="6" w:author="WangDaWei 王大伟 [LNX5] [华北航线中心]" w:date="2024-05-06T13:12:00Z">
                  <w:r>
                    <w:rPr>
                      <w:rFonts w:ascii="黑体" w:eastAsia="黑体" w:hAnsi="黑体"/>
                      <w:sz w:val="32"/>
                      <w:szCs w:val="32"/>
                    </w:rPr>
                    <w:delText>提高劳动生产率</w:delText>
                  </w:r>
                </w:del>
                <w:ins w:id="7" w:author="WangDaWei 王大伟 [LNX5] [华北航线中心]" w:date="2024-05-06T13:12:00Z">
                  <w:r>
                    <w:rPr>
                      <w:rFonts w:ascii="黑体" w:eastAsia="黑体" w:hAnsi="黑体"/>
                      <w:sz w:val="32"/>
                      <w:szCs w:val="32"/>
                    </w:rPr>
                    <w:t>提高劳动生产率</w:t>
                  </w:r>
                </w:ins>
              </w:p>
            </w:tc>
          </w:sdtContent>
        </w:sdt>
      </w:tr>
      <w:tr w:rsidR="00D04BAC" w14:paraId="0CE497A6" w14:textId="77777777">
        <w:trPr>
          <w:trHeight w:val="763"/>
        </w:trPr>
        <w:tc>
          <w:tcPr>
            <w:tcW w:w="2410" w:type="dxa"/>
            <w:vAlign w:val="center"/>
          </w:tcPr>
          <w:p w14:paraId="3CBDD127" w14:textId="77777777" w:rsidR="00D04BAC" w:rsidRDefault="00DC777A">
            <w:pPr>
              <w:rPr>
                <w:rFonts w:ascii="黑体" w:eastAsia="黑体" w:hAnsi="黑体"/>
                <w:sz w:val="32"/>
                <w:szCs w:val="32"/>
              </w:rPr>
            </w:pPr>
            <w:r>
              <w:rPr>
                <w:rFonts w:ascii="黑体" w:eastAsia="黑体" w:hAnsi="黑体"/>
                <w:sz w:val="32"/>
                <w:szCs w:val="32"/>
              </w:rPr>
              <w:t>项目起止时间</w:t>
            </w:r>
            <w:r>
              <w:rPr>
                <w:rFonts w:ascii="黑体" w:eastAsia="黑体" w:hAnsi="黑体" w:hint="eastAsia"/>
                <w:sz w:val="32"/>
                <w:szCs w:val="32"/>
              </w:rPr>
              <w:t>：</w:t>
            </w:r>
          </w:p>
        </w:tc>
        <w:commentRangeStart w:id="8" w:displacedByCustomXml="next"/>
        <w:sdt>
          <w:sdtPr>
            <w:rPr>
              <w:rFonts w:ascii="黑体" w:eastAsia="黑体" w:hAnsi="黑体"/>
              <w:sz w:val="32"/>
              <w:szCs w:val="32"/>
            </w:rPr>
            <w:id w:val="-73441481"/>
            <w:placeholder>
              <w:docPart w:val="E4D1AA1A3FE441CBAB1F51DD566386E5"/>
            </w:placeholder>
            <w:date w:fullDate="2024-01-01T00:00:00Z">
              <w:dateFormat w:val="yyyy年M月"/>
              <w:lid w:val="zh-CN"/>
              <w:storeMappedDataAs w:val="dateTime"/>
              <w:calendar w:val="gregorian"/>
            </w:date>
          </w:sdtPr>
          <w:sdtContent>
            <w:tc>
              <w:tcPr>
                <w:tcW w:w="2552" w:type="dxa"/>
                <w:tcBorders>
                  <w:top w:val="single" w:sz="4" w:space="0" w:color="auto"/>
                  <w:bottom w:val="single" w:sz="4" w:space="0" w:color="auto"/>
                </w:tcBorders>
                <w:vAlign w:val="center"/>
              </w:tcPr>
              <w:p w14:paraId="590D89CD" w14:textId="77777777" w:rsidR="00D04BAC" w:rsidRDefault="00DC777A">
                <w:pPr>
                  <w:jc w:val="center"/>
                  <w:rPr>
                    <w:rFonts w:ascii="黑体" w:eastAsia="黑体" w:hAnsi="黑体"/>
                    <w:sz w:val="32"/>
                    <w:szCs w:val="32"/>
                  </w:rPr>
                </w:pPr>
                <w:r>
                  <w:rPr>
                    <w:rFonts w:ascii="黑体" w:eastAsia="黑体" w:hAnsi="黑体" w:hint="eastAsia"/>
                    <w:sz w:val="32"/>
                    <w:szCs w:val="32"/>
                  </w:rPr>
                  <w:t>2024年1月</w:t>
                </w:r>
              </w:p>
            </w:tc>
          </w:sdtContent>
        </w:sdt>
        <w:tc>
          <w:tcPr>
            <w:tcW w:w="708" w:type="dxa"/>
            <w:tcBorders>
              <w:top w:val="single" w:sz="4" w:space="0" w:color="auto"/>
              <w:bottom w:val="single" w:sz="4" w:space="0" w:color="auto"/>
            </w:tcBorders>
            <w:vAlign w:val="center"/>
          </w:tcPr>
          <w:p w14:paraId="776C65FF" w14:textId="77777777" w:rsidR="00D04BAC" w:rsidRDefault="00DC777A">
            <w:pPr>
              <w:jc w:val="center"/>
              <w:rPr>
                <w:rFonts w:ascii="黑体" w:eastAsia="黑体" w:hAnsi="黑体"/>
                <w:sz w:val="32"/>
                <w:szCs w:val="32"/>
              </w:rPr>
            </w:pPr>
            <w:r>
              <w:rPr>
                <w:rFonts w:ascii="黑体" w:eastAsia="黑体" w:hAnsi="黑体"/>
                <w:sz w:val="32"/>
                <w:szCs w:val="32"/>
              </w:rPr>
              <w:t>至</w:t>
            </w:r>
          </w:p>
        </w:tc>
        <w:tc>
          <w:tcPr>
            <w:tcW w:w="2748" w:type="dxa"/>
            <w:tcBorders>
              <w:top w:val="single" w:sz="4" w:space="0" w:color="auto"/>
              <w:bottom w:val="single" w:sz="4" w:space="0" w:color="auto"/>
            </w:tcBorders>
            <w:vAlign w:val="center"/>
          </w:tcPr>
          <w:p w14:paraId="1491D064" w14:textId="77777777" w:rsidR="00D04BAC" w:rsidRDefault="00000000">
            <w:pPr>
              <w:jc w:val="center"/>
              <w:rPr>
                <w:rFonts w:ascii="黑体" w:eastAsia="黑体" w:hAnsi="黑体"/>
                <w:sz w:val="32"/>
                <w:szCs w:val="32"/>
              </w:rPr>
            </w:pPr>
            <w:sdt>
              <w:sdtPr>
                <w:rPr>
                  <w:rFonts w:ascii="黑体" w:eastAsia="黑体" w:hAnsi="黑体"/>
                  <w:sz w:val="32"/>
                  <w:szCs w:val="32"/>
                </w:rPr>
                <w:id w:val="-460811700"/>
                <w:placeholder>
                  <w:docPart w:val="20BD5FE97D7A426F958F33E7ECCDB426"/>
                </w:placeholder>
                <w:date w:fullDate="2025-12-12T00:00:00Z">
                  <w:dateFormat w:val="yyyy年M月"/>
                  <w:lid w:val="zh-CN"/>
                  <w:storeMappedDataAs w:val="dateTime"/>
                  <w:calendar w:val="gregorian"/>
                </w:date>
              </w:sdtPr>
              <w:sdtContent>
                <w:del w:id="9" w:author="WangDaWei 王大伟 [LNX5] [华北航线中心]" w:date="2023-11-30T13:29:00Z">
                  <w:r w:rsidR="00DC777A">
                    <w:rPr>
                      <w:rFonts w:ascii="黑体" w:eastAsia="黑体" w:hAnsi="黑体" w:hint="eastAsia"/>
                      <w:sz w:val="32"/>
                      <w:szCs w:val="32"/>
                    </w:rPr>
                    <w:delText>202</w:delText>
                  </w:r>
                  <w:r w:rsidR="00DC777A">
                    <w:rPr>
                      <w:rFonts w:ascii="黑体" w:eastAsia="黑体" w:hAnsi="黑体"/>
                      <w:sz w:val="32"/>
                      <w:szCs w:val="32"/>
                    </w:rPr>
                    <w:delText>6</w:delText>
                  </w:r>
                  <w:r w:rsidR="00DC777A">
                    <w:rPr>
                      <w:rFonts w:ascii="黑体" w:eastAsia="黑体" w:hAnsi="黑体" w:hint="eastAsia"/>
                      <w:sz w:val="32"/>
                      <w:szCs w:val="32"/>
                    </w:rPr>
                    <w:delText>年11月</w:delText>
                  </w:r>
                </w:del>
                <w:ins w:id="10" w:author="WangDaWei 王大伟 [LNX5] [华北航线中心]" w:date="2023-11-30T17:47:00Z">
                  <w:r w:rsidR="00DC777A">
                    <w:rPr>
                      <w:rFonts w:ascii="黑体" w:eastAsia="黑体" w:hAnsi="黑体" w:hint="eastAsia"/>
                      <w:sz w:val="32"/>
                      <w:szCs w:val="32"/>
                    </w:rPr>
                    <w:t>2025年12月</w:t>
                  </w:r>
                </w:ins>
              </w:sdtContent>
            </w:sdt>
            <w:commentRangeEnd w:id="8"/>
            <w:r w:rsidR="00DC777A">
              <w:rPr>
                <w:rStyle w:val="ae"/>
              </w:rPr>
              <w:commentReference w:id="8"/>
            </w:r>
          </w:p>
        </w:tc>
      </w:tr>
    </w:tbl>
    <w:p w14:paraId="389A7F1E" w14:textId="77777777" w:rsidR="00D04BAC" w:rsidRDefault="00D04BAC">
      <w:pPr>
        <w:rPr>
          <w:rFonts w:ascii="黑体" w:eastAsia="黑体" w:hAnsi="黑体"/>
          <w:sz w:val="32"/>
        </w:rPr>
      </w:pPr>
    </w:p>
    <w:p w14:paraId="1A0B6423" w14:textId="77777777" w:rsidR="00D04BAC" w:rsidRDefault="00D04BAC">
      <w:pPr>
        <w:rPr>
          <w:rFonts w:ascii="黑体" w:eastAsia="黑体" w:hAnsi="黑体"/>
          <w:sz w:val="32"/>
        </w:rPr>
      </w:pPr>
    </w:p>
    <w:p w14:paraId="420D5C12" w14:textId="77777777" w:rsidR="00D04BAC" w:rsidRDefault="00DC777A">
      <w:pPr>
        <w:jc w:val="center"/>
        <w:rPr>
          <w:rFonts w:ascii="黑体" w:eastAsia="黑体" w:hAnsi="黑体"/>
          <w:sz w:val="32"/>
        </w:rPr>
      </w:pPr>
      <w:r>
        <w:rPr>
          <w:rFonts w:ascii="黑体" w:eastAsia="黑体" w:hAnsi="黑体"/>
          <w:sz w:val="32"/>
        </w:rPr>
        <w:t>北京飞机维修工程有限公司</w:t>
      </w:r>
    </w:p>
    <w:p w14:paraId="1591F1B6" w14:textId="77777777" w:rsidR="00D04BAC" w:rsidRDefault="00DC777A">
      <w:pPr>
        <w:widowControl/>
        <w:jc w:val="left"/>
        <w:rPr>
          <w:rFonts w:ascii="黑体" w:eastAsia="黑体" w:hAnsi="黑体"/>
          <w:sz w:val="32"/>
        </w:rPr>
      </w:pPr>
      <w:r>
        <w:rPr>
          <w:rFonts w:ascii="黑体" w:eastAsia="黑体" w:hAnsi="黑体"/>
          <w:sz w:val="32"/>
        </w:rPr>
        <w:lastRenderedPageBreak/>
        <w:br w:type="page"/>
      </w:r>
    </w:p>
    <w:p w14:paraId="1AF29E6C" w14:textId="77777777" w:rsidR="00D04BAC" w:rsidRDefault="00DC777A">
      <w:pPr>
        <w:widowControl/>
        <w:jc w:val="left"/>
        <w:rPr>
          <w:rFonts w:ascii="黑体" w:eastAsia="黑体" w:hAnsi="黑体"/>
          <w:sz w:val="32"/>
        </w:rPr>
      </w:pPr>
      <w:r>
        <w:rPr>
          <w:rFonts w:ascii="黑体" w:eastAsia="黑体" w:hAnsi="黑体"/>
          <w:sz w:val="32"/>
        </w:rPr>
        <w:lastRenderedPageBreak/>
        <w:t>一</w:t>
      </w:r>
      <w:r>
        <w:rPr>
          <w:rFonts w:ascii="黑体" w:eastAsia="黑体" w:hAnsi="黑体" w:hint="eastAsia"/>
          <w:sz w:val="32"/>
        </w:rPr>
        <w:t>、</w:t>
      </w:r>
      <w:r>
        <w:rPr>
          <w:rFonts w:ascii="黑体" w:eastAsia="黑体" w:hAnsi="黑体"/>
          <w:sz w:val="32"/>
        </w:rPr>
        <w:t>立项背景</w:t>
      </w:r>
    </w:p>
    <w:tbl>
      <w:tblPr>
        <w:tblStyle w:val="ad"/>
        <w:tblW w:w="8693" w:type="dxa"/>
        <w:tblLook w:val="04A0" w:firstRow="1" w:lastRow="0" w:firstColumn="1" w:lastColumn="0" w:noHBand="0" w:noVBand="1"/>
      </w:tblPr>
      <w:tblGrid>
        <w:gridCol w:w="8693"/>
      </w:tblGrid>
      <w:tr w:rsidR="00D04BAC" w14:paraId="049F6F2C" w14:textId="77777777">
        <w:trPr>
          <w:trHeight w:val="4465"/>
        </w:trPr>
        <w:tc>
          <w:tcPr>
            <w:tcW w:w="8693" w:type="dxa"/>
          </w:tcPr>
          <w:p w14:paraId="68B45DC3" w14:textId="77777777" w:rsidR="00D04BAC" w:rsidRDefault="00DC777A">
            <w:pPr>
              <w:widowControl/>
              <w:spacing w:line="360" w:lineRule="auto"/>
              <w:jc w:val="left"/>
              <w:rPr>
                <w:rFonts w:asciiTheme="minorEastAsia" w:hAnsiTheme="minorEastAsia"/>
                <w:b/>
                <w:sz w:val="24"/>
                <w:szCs w:val="24"/>
              </w:rPr>
            </w:pPr>
            <w:r>
              <w:rPr>
                <w:rFonts w:asciiTheme="minorEastAsia" w:hAnsiTheme="minorEastAsia" w:hint="eastAsia"/>
                <w:b/>
                <w:sz w:val="24"/>
                <w:szCs w:val="24"/>
              </w:rPr>
              <w:t>1</w:t>
            </w:r>
            <w:r>
              <w:rPr>
                <w:rFonts w:asciiTheme="minorEastAsia" w:hAnsiTheme="minorEastAsia"/>
                <w:b/>
                <w:sz w:val="24"/>
                <w:szCs w:val="24"/>
              </w:rPr>
              <w:t>.</w:t>
            </w:r>
            <w:r>
              <w:rPr>
                <w:rFonts w:asciiTheme="minorEastAsia" w:hAnsiTheme="minorEastAsia" w:hint="eastAsia"/>
                <w:b/>
                <w:sz w:val="24"/>
                <w:szCs w:val="24"/>
              </w:rPr>
              <w:t xml:space="preserve"> </w:t>
            </w:r>
            <w:r>
              <w:rPr>
                <w:rFonts w:asciiTheme="minorEastAsia" w:hAnsiTheme="minorEastAsia"/>
                <w:b/>
                <w:sz w:val="24"/>
                <w:szCs w:val="24"/>
              </w:rPr>
              <w:t>立项必要性</w:t>
            </w:r>
          </w:p>
          <w:p w14:paraId="6A7DFB72" w14:textId="77777777" w:rsidR="00D04BAC" w:rsidRDefault="00DC777A">
            <w:pPr>
              <w:widowControl/>
              <w:spacing w:line="360" w:lineRule="auto"/>
              <w:ind w:firstLineChars="200" w:firstLine="480"/>
              <w:jc w:val="left"/>
              <w:rPr>
                <w:rFonts w:asciiTheme="minorEastAsia" w:hAnsiTheme="minorEastAsia"/>
                <w:sz w:val="24"/>
                <w:szCs w:val="24"/>
              </w:rPr>
            </w:pPr>
            <w:r>
              <w:rPr>
                <w:rFonts w:asciiTheme="minorEastAsia" w:hAnsiTheme="minorEastAsia" w:hint="eastAsia"/>
                <w:sz w:val="24"/>
                <w:szCs w:val="24"/>
              </w:rPr>
              <w:t>飞机故障诊断与处置是飞机维修工作的重要组成部分，是保证飞机适航状态和技术状态的关键工作。目前传统排</w:t>
            </w:r>
            <w:proofErr w:type="gramStart"/>
            <w:r>
              <w:rPr>
                <w:rFonts w:asciiTheme="minorEastAsia" w:hAnsiTheme="minorEastAsia" w:hint="eastAsia"/>
                <w:sz w:val="24"/>
                <w:szCs w:val="24"/>
              </w:rPr>
              <w:t>故工作</w:t>
            </w:r>
            <w:proofErr w:type="gramEnd"/>
            <w:r>
              <w:rPr>
                <w:rFonts w:asciiTheme="minorEastAsia" w:hAnsiTheme="minorEastAsia" w:hint="eastAsia"/>
                <w:sz w:val="24"/>
                <w:szCs w:val="24"/>
              </w:rPr>
              <w:t>一般在故障发生后，排故工程师和一线机械员共同观察故障现象，查询故障隔离手册，分析系统原理，逐一隔离判断故障部件，锁定故障部件后，更换验证，若验证不成功，则需要再一次执行故障隔离和系统原理分析，再次更换故障部件。主要问题体现在如下几个方面：</w:t>
            </w:r>
          </w:p>
          <w:p w14:paraId="7E243D0C" w14:textId="77777777" w:rsidR="00D04BAC" w:rsidRDefault="00DC777A">
            <w:pPr>
              <w:widowControl/>
              <w:spacing w:line="360" w:lineRule="auto"/>
              <w:jc w:val="left"/>
              <w:rPr>
                <w:rFonts w:asciiTheme="minorEastAsia" w:hAnsiTheme="minorEastAsia"/>
                <w:sz w:val="24"/>
                <w:szCs w:val="24"/>
              </w:rPr>
            </w:pPr>
            <w:r>
              <w:rPr>
                <w:rFonts w:asciiTheme="minorEastAsia" w:hAnsiTheme="minorEastAsia" w:hint="eastAsia"/>
                <w:sz w:val="24"/>
                <w:szCs w:val="24"/>
              </w:rPr>
              <w:t>1.</w:t>
            </w:r>
            <w:r>
              <w:rPr>
                <w:rFonts w:asciiTheme="minorEastAsia" w:hAnsiTheme="minorEastAsia" w:hint="eastAsia"/>
                <w:sz w:val="24"/>
                <w:szCs w:val="24"/>
              </w:rPr>
              <w:tab/>
              <w:t>不同排故人员对于手册掌握和理解不一致，导致排故</w:t>
            </w:r>
            <w:proofErr w:type="gramStart"/>
            <w:r>
              <w:rPr>
                <w:rFonts w:asciiTheme="minorEastAsia" w:hAnsiTheme="minorEastAsia" w:hint="eastAsia"/>
                <w:sz w:val="24"/>
                <w:szCs w:val="24"/>
              </w:rPr>
              <w:t>最终措施</w:t>
            </w:r>
            <w:proofErr w:type="gramEnd"/>
            <w:r>
              <w:rPr>
                <w:rFonts w:asciiTheme="minorEastAsia" w:hAnsiTheme="minorEastAsia" w:hint="eastAsia"/>
                <w:sz w:val="24"/>
                <w:szCs w:val="24"/>
              </w:rPr>
              <w:t>不统一；</w:t>
            </w:r>
          </w:p>
          <w:p w14:paraId="4F46E022" w14:textId="77777777" w:rsidR="00D04BAC" w:rsidRDefault="00DC777A">
            <w:pPr>
              <w:widowControl/>
              <w:spacing w:line="360" w:lineRule="auto"/>
              <w:jc w:val="left"/>
              <w:rPr>
                <w:rFonts w:asciiTheme="minorEastAsia" w:hAnsiTheme="minorEastAsia"/>
                <w:sz w:val="24"/>
                <w:szCs w:val="24"/>
              </w:rPr>
            </w:pPr>
            <w:r>
              <w:rPr>
                <w:rFonts w:asciiTheme="minorEastAsia" w:hAnsiTheme="minorEastAsia" w:hint="eastAsia"/>
                <w:sz w:val="24"/>
                <w:szCs w:val="24"/>
              </w:rPr>
              <w:t>2.</w:t>
            </w:r>
            <w:r>
              <w:rPr>
                <w:rFonts w:asciiTheme="minorEastAsia" w:hAnsiTheme="minorEastAsia" w:hint="eastAsia"/>
                <w:sz w:val="24"/>
                <w:szCs w:val="24"/>
              </w:rPr>
              <w:tab/>
              <w:t>排故手册和故障现象无法一一对应匹配；</w:t>
            </w:r>
          </w:p>
          <w:p w14:paraId="6D114C0B" w14:textId="77777777" w:rsidR="00D04BAC" w:rsidRDefault="00DC777A">
            <w:pPr>
              <w:widowControl/>
              <w:spacing w:line="360" w:lineRule="auto"/>
              <w:jc w:val="left"/>
              <w:rPr>
                <w:ins w:id="11" w:author="WangDaWei 王大伟 [LNX5] [华北航线中心]" w:date="2023-11-30T17:20:00Z"/>
                <w:rFonts w:asciiTheme="minorEastAsia" w:hAnsiTheme="minorEastAsia"/>
                <w:sz w:val="24"/>
                <w:szCs w:val="24"/>
              </w:rPr>
            </w:pPr>
            <w:r>
              <w:rPr>
                <w:rFonts w:asciiTheme="minorEastAsia" w:hAnsiTheme="minorEastAsia" w:hint="eastAsia"/>
                <w:sz w:val="24"/>
                <w:szCs w:val="24"/>
              </w:rPr>
              <w:t>3.</w:t>
            </w:r>
            <w:r>
              <w:rPr>
                <w:rFonts w:asciiTheme="minorEastAsia" w:hAnsiTheme="minorEastAsia" w:hint="eastAsia"/>
                <w:sz w:val="24"/>
                <w:szCs w:val="24"/>
              </w:rPr>
              <w:tab/>
              <w:t>复杂系统排</w:t>
            </w:r>
            <w:proofErr w:type="gramStart"/>
            <w:r>
              <w:rPr>
                <w:rFonts w:asciiTheme="minorEastAsia" w:hAnsiTheme="minorEastAsia" w:hint="eastAsia"/>
                <w:sz w:val="24"/>
                <w:szCs w:val="24"/>
              </w:rPr>
              <w:t>故方案</w:t>
            </w:r>
            <w:proofErr w:type="gramEnd"/>
            <w:r>
              <w:rPr>
                <w:rFonts w:asciiTheme="minorEastAsia" w:hAnsiTheme="minorEastAsia" w:hint="eastAsia"/>
                <w:sz w:val="24"/>
                <w:szCs w:val="24"/>
              </w:rPr>
              <w:t>的准确性</w:t>
            </w:r>
            <w:ins w:id="12" w:author="WangDaWei 王大伟 [LNX5] [华北航线中心]" w:date="2024-04-01T15:36:00Z">
              <w:r>
                <w:rPr>
                  <w:rFonts w:asciiTheme="minorEastAsia" w:hAnsiTheme="minorEastAsia" w:hint="eastAsia"/>
                  <w:sz w:val="24"/>
                  <w:szCs w:val="24"/>
                </w:rPr>
                <w:t>；</w:t>
              </w:r>
            </w:ins>
            <w:del w:id="13" w:author="WangDaWei 王大伟 [LNX5] [华北航线中心]" w:date="2024-04-01T15:36:00Z">
              <w:r>
                <w:rPr>
                  <w:rFonts w:asciiTheme="minorEastAsia" w:hAnsiTheme="minorEastAsia" w:hint="eastAsia"/>
                  <w:sz w:val="24"/>
                  <w:szCs w:val="24"/>
                </w:rPr>
                <w:delText>。</w:delText>
              </w:r>
            </w:del>
          </w:p>
          <w:p w14:paraId="4B9F3E14" w14:textId="77777777" w:rsidR="00D04BAC" w:rsidRDefault="00DC777A">
            <w:pPr>
              <w:widowControl/>
              <w:spacing w:line="360" w:lineRule="auto"/>
              <w:jc w:val="left"/>
              <w:rPr>
                <w:rFonts w:asciiTheme="minorEastAsia" w:hAnsiTheme="minorEastAsia"/>
                <w:sz w:val="24"/>
                <w:szCs w:val="24"/>
              </w:rPr>
            </w:pPr>
            <w:ins w:id="14" w:author="WangDaWei 王大伟 [LNX5] [华北航线中心]" w:date="2023-11-30T17:20:00Z">
              <w:r>
                <w:rPr>
                  <w:rFonts w:asciiTheme="minorEastAsia" w:hAnsiTheme="minorEastAsia" w:hint="eastAsia"/>
                  <w:sz w:val="24"/>
                  <w:szCs w:val="24"/>
                </w:rPr>
                <w:t>4</w:t>
              </w:r>
              <w:r>
                <w:rPr>
                  <w:rFonts w:asciiTheme="minorEastAsia" w:hAnsiTheme="minorEastAsia"/>
                  <w:sz w:val="24"/>
                  <w:szCs w:val="24"/>
                </w:rPr>
                <w:t xml:space="preserve">. </w:t>
              </w:r>
            </w:ins>
            <w:ins w:id="15" w:author="WangDaWei 王大伟 [LNX5] [华北航线中心]" w:date="2023-11-30T17:21:00Z">
              <w:r>
                <w:rPr>
                  <w:rFonts w:asciiTheme="minorEastAsia" w:hAnsiTheme="minorEastAsia" w:hint="eastAsia"/>
                  <w:sz w:val="24"/>
                  <w:szCs w:val="24"/>
                </w:rPr>
                <w:t>目前现存维修技术</w:t>
              </w:r>
            </w:ins>
            <w:ins w:id="16" w:author="尝试" w:date="2024-05-06T17:45:00Z">
              <w:r>
                <w:rPr>
                  <w:rFonts w:asciiTheme="minorEastAsia" w:hAnsiTheme="minorEastAsia" w:hint="eastAsia"/>
                  <w:sz w:val="24"/>
                  <w:szCs w:val="24"/>
                </w:rPr>
                <w:t>应用</w:t>
              </w:r>
            </w:ins>
            <w:ins w:id="17" w:author="WangDaWei 王大伟 [LNX5] [华北航线中心]" w:date="2023-11-30T17:21:00Z">
              <w:r>
                <w:rPr>
                  <w:rFonts w:asciiTheme="minorEastAsia" w:hAnsiTheme="minorEastAsia" w:hint="eastAsia"/>
                  <w:sz w:val="24"/>
                  <w:szCs w:val="24"/>
                </w:rPr>
                <w:t>系统较多，且无法相互融合共享</w:t>
              </w:r>
            </w:ins>
            <w:ins w:id="18" w:author="WangDaWei 王大伟 [LNX5] [华北航线中心]" w:date="2024-04-01T15:36:00Z">
              <w:r>
                <w:rPr>
                  <w:rFonts w:asciiTheme="minorEastAsia" w:hAnsiTheme="minorEastAsia" w:hint="eastAsia"/>
                  <w:sz w:val="24"/>
                  <w:szCs w:val="24"/>
                </w:rPr>
                <w:t>。</w:t>
              </w:r>
            </w:ins>
          </w:p>
          <w:p w14:paraId="371D5750" w14:textId="77777777" w:rsidR="00D04BAC" w:rsidRDefault="00DC777A">
            <w:pPr>
              <w:widowControl/>
              <w:spacing w:line="360" w:lineRule="auto"/>
              <w:ind w:firstLineChars="200" w:firstLine="480"/>
              <w:jc w:val="left"/>
              <w:rPr>
                <w:rFonts w:asciiTheme="minorEastAsia" w:hAnsiTheme="minorEastAsia"/>
                <w:sz w:val="24"/>
                <w:szCs w:val="24"/>
              </w:rPr>
            </w:pPr>
            <w:r>
              <w:rPr>
                <w:rFonts w:asciiTheme="minorEastAsia" w:hAnsiTheme="minorEastAsia" w:hint="eastAsia"/>
                <w:sz w:val="24"/>
                <w:szCs w:val="24"/>
              </w:rPr>
              <w:t>以上问题对于公司安全稳定运行造成一定困难，所以，针对目前排</w:t>
            </w:r>
            <w:proofErr w:type="gramStart"/>
            <w:r>
              <w:rPr>
                <w:rFonts w:asciiTheme="minorEastAsia" w:hAnsiTheme="minorEastAsia" w:hint="eastAsia"/>
                <w:sz w:val="24"/>
                <w:szCs w:val="24"/>
              </w:rPr>
              <w:t>故过程</w:t>
            </w:r>
            <w:proofErr w:type="gramEnd"/>
            <w:r>
              <w:rPr>
                <w:rFonts w:asciiTheme="minorEastAsia" w:hAnsiTheme="minorEastAsia" w:hint="eastAsia"/>
                <w:sz w:val="24"/>
                <w:szCs w:val="24"/>
              </w:rPr>
              <w:t>复杂问题有必要对整个排故流程进行研究，梳理，优化。通过技术手段为排故工程师和维修人员提供一套能够保证故障现象收集全面、排故流程规范的故障诊断辅助系统，以提高故障处置的准确性和规范性。</w:t>
            </w:r>
          </w:p>
          <w:p w14:paraId="7BAB6DED" w14:textId="77777777" w:rsidR="00D04BAC" w:rsidRDefault="00DC777A">
            <w:pPr>
              <w:widowControl/>
              <w:spacing w:line="360" w:lineRule="auto"/>
              <w:ind w:firstLineChars="200" w:firstLine="480"/>
              <w:jc w:val="left"/>
              <w:rPr>
                <w:rFonts w:asciiTheme="minorEastAsia" w:hAnsiTheme="minorEastAsia"/>
                <w:sz w:val="24"/>
                <w:szCs w:val="24"/>
              </w:rPr>
            </w:pPr>
            <w:r>
              <w:rPr>
                <w:rFonts w:asciiTheme="minorEastAsia" w:hAnsiTheme="minorEastAsia" w:hint="eastAsia"/>
                <w:sz w:val="24"/>
                <w:szCs w:val="24"/>
              </w:rPr>
              <w:t>基于智能数字化飞机故障诊断辅助系统，通过故障现象收集标准化，飞机系统原理分析精准化</w:t>
            </w:r>
            <w:del w:id="19" w:author="WangDaWei 王大伟 [LNX5] [华北航线中心]" w:date="2024-04-01T15:36:00Z">
              <w:r>
                <w:rPr>
                  <w:rFonts w:asciiTheme="minorEastAsia" w:hAnsiTheme="minorEastAsia" w:hint="eastAsia"/>
                  <w:sz w:val="24"/>
                  <w:szCs w:val="24"/>
                </w:rPr>
                <w:delText>，APCM数据实时监控数据集成化，更换件接近3D模型可视化</w:delText>
              </w:r>
            </w:del>
            <w:r>
              <w:rPr>
                <w:rFonts w:asciiTheme="minorEastAsia" w:hAnsiTheme="minorEastAsia" w:hint="eastAsia"/>
                <w:sz w:val="24"/>
                <w:szCs w:val="24"/>
              </w:rPr>
              <w:t>，使飞机排</w:t>
            </w:r>
            <w:proofErr w:type="gramStart"/>
            <w:r>
              <w:rPr>
                <w:rFonts w:asciiTheme="minorEastAsia" w:hAnsiTheme="minorEastAsia" w:hint="eastAsia"/>
                <w:sz w:val="24"/>
                <w:szCs w:val="24"/>
              </w:rPr>
              <w:t>故工作</w:t>
            </w:r>
            <w:proofErr w:type="gramEnd"/>
            <w:r>
              <w:rPr>
                <w:rFonts w:asciiTheme="minorEastAsia" w:hAnsiTheme="minorEastAsia" w:hint="eastAsia"/>
                <w:sz w:val="24"/>
                <w:szCs w:val="24"/>
              </w:rPr>
              <w:t>更加准确、规范。</w:t>
            </w:r>
          </w:p>
          <w:p w14:paraId="7AA52371" w14:textId="77777777" w:rsidR="00D04BAC" w:rsidRDefault="00DC777A">
            <w:pPr>
              <w:widowControl/>
              <w:spacing w:line="360" w:lineRule="auto"/>
              <w:ind w:firstLineChars="200" w:firstLine="480"/>
              <w:jc w:val="left"/>
              <w:rPr>
                <w:rFonts w:asciiTheme="minorEastAsia" w:hAnsiTheme="minorEastAsia"/>
                <w:sz w:val="24"/>
                <w:szCs w:val="24"/>
              </w:rPr>
            </w:pPr>
            <w:r>
              <w:rPr>
                <w:rFonts w:asciiTheme="minorEastAsia" w:hAnsiTheme="minorEastAsia" w:hint="eastAsia"/>
                <w:sz w:val="24"/>
                <w:szCs w:val="24"/>
              </w:rPr>
              <w:t>基于智能数字化飞机故障诊断辅助系统可直接提高飞行安全和运行效率，此项目通过构建收集模板、规范排故流程、建立故障模型和智能辅助判断，提高维修效率。</w:t>
            </w:r>
          </w:p>
          <w:p w14:paraId="2C4D9A1E" w14:textId="77777777" w:rsidR="00D04BAC" w:rsidRDefault="00DC777A">
            <w:pPr>
              <w:widowControl/>
              <w:spacing w:line="360" w:lineRule="auto"/>
              <w:ind w:firstLineChars="200" w:firstLine="480"/>
              <w:jc w:val="left"/>
              <w:rPr>
                <w:rFonts w:asciiTheme="minorEastAsia" w:hAnsiTheme="minorEastAsia"/>
                <w:sz w:val="24"/>
                <w:szCs w:val="24"/>
              </w:rPr>
            </w:pPr>
            <w:r>
              <w:rPr>
                <w:rFonts w:asciiTheme="minorEastAsia" w:hAnsiTheme="minorEastAsia" w:hint="eastAsia"/>
                <w:sz w:val="24"/>
                <w:szCs w:val="24"/>
              </w:rPr>
              <w:t>基于智能数字化飞机故障诊断辅助系统可与机队技术管理与品质管控平台现有TCC系统对接，可实时更新基础数据并可实现排故手册版本自动更新手册或相关文档，并加密处理私有化部署。</w:t>
            </w:r>
          </w:p>
          <w:p w14:paraId="381E3250" w14:textId="77777777" w:rsidR="00D04BAC" w:rsidRDefault="00DC777A">
            <w:pPr>
              <w:widowControl/>
              <w:spacing w:line="360" w:lineRule="auto"/>
              <w:ind w:firstLineChars="200" w:firstLine="480"/>
              <w:jc w:val="left"/>
              <w:rPr>
                <w:rFonts w:asciiTheme="minorEastAsia" w:hAnsiTheme="minorEastAsia"/>
                <w:sz w:val="24"/>
                <w:szCs w:val="24"/>
              </w:rPr>
            </w:pPr>
            <w:r>
              <w:rPr>
                <w:rFonts w:asciiTheme="minorEastAsia" w:hAnsiTheme="minorEastAsia" w:hint="eastAsia"/>
                <w:sz w:val="24"/>
                <w:szCs w:val="24"/>
              </w:rPr>
              <w:t>经初步评估，基于智能数字化飞机故障诊断辅助系统将有效提高飞机维护的效率。</w:t>
            </w:r>
          </w:p>
          <w:p w14:paraId="797CF07D" w14:textId="77777777" w:rsidR="00D04BAC" w:rsidRDefault="00DC777A">
            <w:pPr>
              <w:widowControl/>
              <w:spacing w:line="360" w:lineRule="auto"/>
              <w:jc w:val="left"/>
              <w:rPr>
                <w:rFonts w:asciiTheme="minorEastAsia" w:hAnsiTheme="minorEastAsia"/>
                <w:sz w:val="24"/>
                <w:szCs w:val="24"/>
              </w:rPr>
            </w:pPr>
            <w:r>
              <w:rPr>
                <w:rFonts w:asciiTheme="minorEastAsia" w:hAnsiTheme="minorEastAsia" w:hint="eastAsia"/>
                <w:sz w:val="24"/>
                <w:szCs w:val="24"/>
              </w:rPr>
              <w:t>主要体现在</w:t>
            </w:r>
            <w:ins w:id="20" w:author="WangDaWei 王大伟 [LNX5] [华北航线中心]" w:date="2024-05-08T13:30:00Z">
              <w:r>
                <w:rPr>
                  <w:rFonts w:asciiTheme="minorEastAsia" w:hAnsiTheme="minorEastAsia"/>
                  <w:sz w:val="24"/>
                  <w:szCs w:val="24"/>
                </w:rPr>
                <w:t>5</w:t>
              </w:r>
            </w:ins>
            <w:del w:id="21" w:author="WangDaWei 王大伟 [LNX5] [华北航线中心]" w:date="2024-05-08T13:30:00Z">
              <w:r>
                <w:rPr>
                  <w:rFonts w:asciiTheme="minorEastAsia" w:hAnsiTheme="minorEastAsia" w:hint="eastAsia"/>
                  <w:sz w:val="24"/>
                  <w:szCs w:val="24"/>
                </w:rPr>
                <w:delText>6</w:delText>
              </w:r>
            </w:del>
            <w:proofErr w:type="gramStart"/>
            <w:r>
              <w:rPr>
                <w:rFonts w:asciiTheme="minorEastAsia" w:hAnsiTheme="minorEastAsia" w:hint="eastAsia"/>
                <w:sz w:val="24"/>
                <w:szCs w:val="24"/>
              </w:rPr>
              <w:t>个</w:t>
            </w:r>
            <w:proofErr w:type="gramEnd"/>
            <w:r>
              <w:rPr>
                <w:rFonts w:asciiTheme="minorEastAsia" w:hAnsiTheme="minorEastAsia" w:hint="eastAsia"/>
                <w:sz w:val="24"/>
                <w:szCs w:val="24"/>
              </w:rPr>
              <w:t>方面：</w:t>
            </w:r>
          </w:p>
          <w:p w14:paraId="4922EBE9" w14:textId="77777777" w:rsidR="00D04BAC" w:rsidRDefault="00DC777A">
            <w:pPr>
              <w:widowControl/>
              <w:spacing w:line="360" w:lineRule="auto"/>
              <w:jc w:val="left"/>
              <w:rPr>
                <w:rFonts w:asciiTheme="minorEastAsia" w:hAnsiTheme="minorEastAsia"/>
                <w:sz w:val="24"/>
                <w:szCs w:val="24"/>
              </w:rPr>
            </w:pPr>
            <w:r>
              <w:rPr>
                <w:rFonts w:asciiTheme="minorEastAsia" w:hAnsiTheme="minorEastAsia" w:hint="eastAsia"/>
                <w:sz w:val="24"/>
                <w:szCs w:val="24"/>
              </w:rPr>
              <w:t>（1）提高飞机故障现象</w:t>
            </w:r>
            <w:r w:rsidRPr="00220BB5">
              <w:rPr>
                <w:rFonts w:asciiTheme="minorEastAsia" w:hAnsiTheme="minorEastAsia" w:hint="eastAsia"/>
                <w:sz w:val="24"/>
                <w:szCs w:val="24"/>
                <w:highlight w:val="yellow"/>
                <w:rPrChange w:id="22" w:author="qianxiao zhang" w:date="2024-07-08T10:22:00Z" w16du:dateUtc="2024-07-08T02:22:00Z">
                  <w:rPr>
                    <w:rFonts w:asciiTheme="minorEastAsia" w:hAnsiTheme="minorEastAsia" w:hint="eastAsia"/>
                    <w:sz w:val="24"/>
                    <w:szCs w:val="24"/>
                  </w:rPr>
                </w:rPrChange>
              </w:rPr>
              <w:t>收集全面性</w:t>
            </w:r>
          </w:p>
          <w:p w14:paraId="5BC13743" w14:textId="77777777" w:rsidR="00D04BAC" w:rsidRDefault="00DC777A">
            <w:pPr>
              <w:widowControl/>
              <w:spacing w:line="360" w:lineRule="auto"/>
              <w:jc w:val="left"/>
              <w:rPr>
                <w:rFonts w:asciiTheme="minorEastAsia" w:hAnsiTheme="minorEastAsia"/>
                <w:sz w:val="24"/>
                <w:szCs w:val="24"/>
              </w:rPr>
            </w:pPr>
            <w:r>
              <w:rPr>
                <w:rFonts w:asciiTheme="minorEastAsia" w:hAnsiTheme="minorEastAsia" w:hint="eastAsia"/>
                <w:sz w:val="24"/>
                <w:szCs w:val="24"/>
              </w:rPr>
              <w:t>（2）规范飞机排故</w:t>
            </w:r>
            <w:r w:rsidRPr="00220BB5">
              <w:rPr>
                <w:rFonts w:asciiTheme="minorEastAsia" w:hAnsiTheme="minorEastAsia" w:hint="eastAsia"/>
                <w:sz w:val="24"/>
                <w:szCs w:val="24"/>
                <w:highlight w:val="yellow"/>
                <w:rPrChange w:id="23" w:author="qianxiao zhang" w:date="2024-07-08T10:22:00Z" w16du:dateUtc="2024-07-08T02:22:00Z">
                  <w:rPr>
                    <w:rFonts w:asciiTheme="minorEastAsia" w:hAnsiTheme="minorEastAsia" w:hint="eastAsia"/>
                    <w:sz w:val="24"/>
                    <w:szCs w:val="24"/>
                  </w:rPr>
                </w:rPrChange>
              </w:rPr>
              <w:t>流程标准化</w:t>
            </w:r>
          </w:p>
          <w:p w14:paraId="1E71FB94" w14:textId="77777777" w:rsidR="00D04BAC" w:rsidRDefault="00DC777A">
            <w:pPr>
              <w:widowControl/>
              <w:spacing w:line="360" w:lineRule="auto"/>
              <w:jc w:val="left"/>
              <w:rPr>
                <w:rFonts w:asciiTheme="minorEastAsia" w:hAnsiTheme="minorEastAsia"/>
                <w:sz w:val="24"/>
                <w:szCs w:val="24"/>
              </w:rPr>
            </w:pPr>
            <w:r>
              <w:rPr>
                <w:rFonts w:asciiTheme="minorEastAsia" w:hAnsiTheme="minorEastAsia" w:hint="eastAsia"/>
                <w:sz w:val="24"/>
                <w:szCs w:val="24"/>
              </w:rPr>
              <w:lastRenderedPageBreak/>
              <w:t>（3）避免因</w:t>
            </w:r>
            <w:ins w:id="24" w:author="WangDaWei 王大伟 [LNX5] [华北航线中心]" w:date="2024-05-08T13:31:00Z">
              <w:r>
                <w:rPr>
                  <w:rFonts w:asciiTheme="minorEastAsia" w:hAnsiTheme="minorEastAsia" w:hint="eastAsia"/>
                  <w:sz w:val="24"/>
                  <w:szCs w:val="24"/>
                </w:rPr>
                <w:t>排故工程师</w:t>
              </w:r>
            </w:ins>
            <w:r>
              <w:rPr>
                <w:rFonts w:asciiTheme="minorEastAsia" w:hAnsiTheme="minorEastAsia" w:hint="eastAsia"/>
                <w:sz w:val="24"/>
                <w:szCs w:val="24"/>
              </w:rPr>
              <w:t>技术能力不足造成的飞机</w:t>
            </w:r>
            <w:r w:rsidRPr="00220BB5">
              <w:rPr>
                <w:rFonts w:asciiTheme="minorEastAsia" w:hAnsiTheme="minorEastAsia" w:hint="eastAsia"/>
                <w:sz w:val="24"/>
                <w:szCs w:val="24"/>
                <w:highlight w:val="yellow"/>
                <w:rPrChange w:id="25" w:author="qianxiao zhang" w:date="2024-07-08T10:23:00Z" w16du:dateUtc="2024-07-08T02:23:00Z">
                  <w:rPr>
                    <w:rFonts w:asciiTheme="minorEastAsia" w:hAnsiTheme="minorEastAsia" w:hint="eastAsia"/>
                    <w:sz w:val="24"/>
                    <w:szCs w:val="24"/>
                  </w:rPr>
                </w:rPrChange>
              </w:rPr>
              <w:t>故障判断错误</w:t>
            </w:r>
          </w:p>
          <w:p w14:paraId="15CD285F" w14:textId="77777777" w:rsidR="00D04BAC" w:rsidRDefault="00DC777A">
            <w:pPr>
              <w:widowControl/>
              <w:spacing w:line="360" w:lineRule="auto"/>
              <w:jc w:val="left"/>
              <w:rPr>
                <w:del w:id="26" w:author="WangDaWei 王大伟 [LNX5] [华北航线中心]" w:date="2024-05-08T13:30:00Z"/>
                <w:rFonts w:asciiTheme="minorEastAsia" w:hAnsiTheme="minorEastAsia"/>
                <w:sz w:val="24"/>
                <w:szCs w:val="24"/>
              </w:rPr>
            </w:pPr>
            <w:del w:id="27" w:author="WangDaWei 王大伟 [LNX5] [华北航线中心]" w:date="2024-05-08T13:30:00Z">
              <w:r>
                <w:rPr>
                  <w:rFonts w:asciiTheme="minorEastAsia" w:hAnsiTheme="minorEastAsia" w:hint="eastAsia"/>
                  <w:sz w:val="24"/>
                  <w:szCs w:val="24"/>
                </w:rPr>
                <w:delText>（4）弥补技术能力缺失造成的飞机部件确认困难</w:delText>
              </w:r>
            </w:del>
          </w:p>
          <w:p w14:paraId="7A92828D" w14:textId="77777777" w:rsidR="00D04BAC" w:rsidRDefault="00DC777A">
            <w:pPr>
              <w:widowControl/>
              <w:spacing w:line="360" w:lineRule="auto"/>
              <w:jc w:val="left"/>
              <w:rPr>
                <w:rFonts w:asciiTheme="minorEastAsia" w:hAnsiTheme="minorEastAsia"/>
                <w:sz w:val="24"/>
                <w:szCs w:val="24"/>
              </w:rPr>
            </w:pPr>
            <w:r>
              <w:rPr>
                <w:rFonts w:asciiTheme="minorEastAsia" w:hAnsiTheme="minorEastAsia" w:hint="eastAsia"/>
                <w:sz w:val="24"/>
                <w:szCs w:val="24"/>
              </w:rPr>
              <w:t>（</w:t>
            </w:r>
            <w:ins w:id="28" w:author="WangDaWei 王大伟 [LNX5] [华北航线中心]" w:date="2024-05-08T13:30:00Z">
              <w:r>
                <w:rPr>
                  <w:rFonts w:asciiTheme="minorEastAsia" w:hAnsiTheme="minorEastAsia"/>
                  <w:sz w:val="24"/>
                  <w:szCs w:val="24"/>
                </w:rPr>
                <w:t>4</w:t>
              </w:r>
            </w:ins>
            <w:del w:id="29" w:author="WangDaWei 王大伟 [LNX5] [华北航线中心]" w:date="2024-05-08T13:30:00Z">
              <w:r>
                <w:rPr>
                  <w:rFonts w:asciiTheme="minorEastAsia" w:hAnsiTheme="minorEastAsia" w:hint="eastAsia"/>
                  <w:sz w:val="24"/>
                  <w:szCs w:val="24"/>
                </w:rPr>
                <w:delText>5</w:delText>
              </w:r>
            </w:del>
            <w:r>
              <w:rPr>
                <w:rFonts w:asciiTheme="minorEastAsia" w:hAnsiTheme="minorEastAsia" w:hint="eastAsia"/>
                <w:sz w:val="24"/>
                <w:szCs w:val="24"/>
              </w:rPr>
              <w:t>）</w:t>
            </w:r>
            <w:r w:rsidRPr="00220BB5">
              <w:rPr>
                <w:rFonts w:asciiTheme="minorEastAsia" w:hAnsiTheme="minorEastAsia" w:hint="eastAsia"/>
                <w:sz w:val="24"/>
                <w:szCs w:val="24"/>
                <w:highlight w:val="yellow"/>
                <w:rPrChange w:id="30" w:author="qianxiao zhang" w:date="2024-07-08T10:23:00Z" w16du:dateUtc="2024-07-08T02:23:00Z">
                  <w:rPr>
                    <w:rFonts w:asciiTheme="minorEastAsia" w:hAnsiTheme="minorEastAsia" w:hint="eastAsia"/>
                    <w:sz w:val="24"/>
                    <w:szCs w:val="24"/>
                  </w:rPr>
                </w:rPrChange>
              </w:rPr>
              <w:t>增加故障处置训练手段</w:t>
            </w:r>
            <w:r>
              <w:rPr>
                <w:rFonts w:asciiTheme="minorEastAsia" w:hAnsiTheme="minorEastAsia" w:hint="eastAsia"/>
                <w:sz w:val="24"/>
                <w:szCs w:val="24"/>
              </w:rPr>
              <w:t>，提高</w:t>
            </w:r>
            <w:ins w:id="31" w:author="WangDaWei 王大伟 [LNX5] [华北航线中心]" w:date="2024-05-08T13:31:00Z">
              <w:r>
                <w:rPr>
                  <w:rFonts w:asciiTheme="minorEastAsia" w:hAnsiTheme="minorEastAsia" w:hint="eastAsia"/>
                  <w:sz w:val="24"/>
                  <w:szCs w:val="24"/>
                </w:rPr>
                <w:t>排故工程师</w:t>
              </w:r>
            </w:ins>
            <w:del w:id="32" w:author="WangDaWei 王大伟 [LNX5] [华北航线中心]" w:date="2024-05-08T13:31:00Z">
              <w:r>
                <w:rPr>
                  <w:rFonts w:asciiTheme="minorEastAsia" w:hAnsiTheme="minorEastAsia" w:hint="eastAsia"/>
                  <w:sz w:val="24"/>
                  <w:szCs w:val="24"/>
                </w:rPr>
                <w:delText>维修</w:delText>
              </w:r>
            </w:del>
            <w:r>
              <w:rPr>
                <w:rFonts w:asciiTheme="minorEastAsia" w:hAnsiTheme="minorEastAsia" w:hint="eastAsia"/>
                <w:sz w:val="24"/>
                <w:szCs w:val="24"/>
              </w:rPr>
              <w:t>人员业务能力</w:t>
            </w:r>
          </w:p>
          <w:p w14:paraId="61A74458" w14:textId="77777777" w:rsidR="00D04BAC" w:rsidRDefault="00DC777A">
            <w:pPr>
              <w:widowControl/>
              <w:spacing w:line="360" w:lineRule="auto"/>
              <w:jc w:val="left"/>
              <w:rPr>
                <w:rFonts w:asciiTheme="minorEastAsia" w:hAnsiTheme="minorEastAsia"/>
                <w:sz w:val="24"/>
                <w:szCs w:val="24"/>
              </w:rPr>
            </w:pPr>
            <w:r>
              <w:rPr>
                <w:rFonts w:asciiTheme="minorEastAsia" w:hAnsiTheme="minorEastAsia" w:hint="eastAsia"/>
                <w:sz w:val="24"/>
                <w:szCs w:val="24"/>
              </w:rPr>
              <w:t>（</w:t>
            </w:r>
            <w:ins w:id="33" w:author="WangDaWei 王大伟 [LNX5] [华北航线中心]" w:date="2024-05-08T13:30:00Z">
              <w:r>
                <w:rPr>
                  <w:rFonts w:asciiTheme="minorEastAsia" w:hAnsiTheme="minorEastAsia"/>
                  <w:sz w:val="24"/>
                  <w:szCs w:val="24"/>
                </w:rPr>
                <w:t>5</w:t>
              </w:r>
            </w:ins>
            <w:del w:id="34" w:author="WangDaWei 王大伟 [LNX5] [华北航线中心]" w:date="2024-05-08T13:30:00Z">
              <w:r>
                <w:rPr>
                  <w:rFonts w:asciiTheme="minorEastAsia" w:hAnsiTheme="minorEastAsia" w:hint="eastAsia"/>
                  <w:sz w:val="24"/>
                  <w:szCs w:val="24"/>
                </w:rPr>
                <w:delText>6</w:delText>
              </w:r>
            </w:del>
            <w:r>
              <w:rPr>
                <w:rFonts w:asciiTheme="minorEastAsia" w:hAnsiTheme="minorEastAsia" w:hint="eastAsia"/>
                <w:sz w:val="24"/>
                <w:szCs w:val="24"/>
              </w:rPr>
              <w:t>）提高</w:t>
            </w:r>
            <w:r w:rsidRPr="00220BB5">
              <w:rPr>
                <w:rFonts w:asciiTheme="minorEastAsia" w:hAnsiTheme="minorEastAsia" w:hint="eastAsia"/>
                <w:sz w:val="24"/>
                <w:szCs w:val="24"/>
                <w:highlight w:val="yellow"/>
                <w:rPrChange w:id="35" w:author="qianxiao zhang" w:date="2024-07-08T10:23:00Z" w16du:dateUtc="2024-07-08T02:23:00Z">
                  <w:rPr>
                    <w:rFonts w:asciiTheme="minorEastAsia" w:hAnsiTheme="minorEastAsia" w:hint="eastAsia"/>
                    <w:sz w:val="24"/>
                    <w:szCs w:val="24"/>
                  </w:rPr>
                </w:rPrChange>
              </w:rPr>
              <w:t>排故准确性</w:t>
            </w:r>
            <w:r>
              <w:rPr>
                <w:rFonts w:asciiTheme="minorEastAsia" w:hAnsiTheme="minorEastAsia" w:hint="eastAsia"/>
                <w:sz w:val="24"/>
                <w:szCs w:val="24"/>
              </w:rPr>
              <w:t>和故障处置效率，缩短故障处置时间</w:t>
            </w:r>
          </w:p>
          <w:p w14:paraId="68F5DE2D" w14:textId="77777777" w:rsidR="00D04BAC" w:rsidRDefault="00DC777A">
            <w:pPr>
              <w:widowControl/>
              <w:spacing w:line="360" w:lineRule="auto"/>
              <w:ind w:firstLineChars="200" w:firstLine="480"/>
              <w:jc w:val="left"/>
              <w:rPr>
                <w:rFonts w:asciiTheme="minorEastAsia" w:hAnsiTheme="minorEastAsia"/>
                <w:sz w:val="24"/>
                <w:szCs w:val="24"/>
              </w:rPr>
              <w:pPrChange w:id="36" w:author="WangDaWei 王大伟 [LNX5] [华北航线中心]" w:date="2024-04-01T15:37:00Z">
                <w:pPr>
                  <w:widowControl/>
                  <w:spacing w:line="360" w:lineRule="auto"/>
                  <w:jc w:val="left"/>
                </w:pPr>
              </w:pPrChange>
            </w:pPr>
            <w:r>
              <w:rPr>
                <w:rFonts w:asciiTheme="minorEastAsia" w:hAnsiTheme="minorEastAsia" w:hint="eastAsia"/>
                <w:sz w:val="24"/>
                <w:szCs w:val="24"/>
              </w:rPr>
              <w:t>同时，基于智能数字化飞机故障诊断辅助系统可广泛应用于各机型飞机维修之中，通过本项目的探索和应用实践，可以推动建立相关技术开发的标准框架，推动建立相关技术应用的标准流程，形成新的生产流程和新技术开发、应用的互相促进，相互支持，螺旋上升，最终实现维修水平整体提升。</w:t>
            </w:r>
          </w:p>
          <w:p w14:paraId="3B594801" w14:textId="77777777" w:rsidR="00D04BAC" w:rsidRDefault="00DC777A">
            <w:pPr>
              <w:widowControl/>
              <w:spacing w:line="360" w:lineRule="auto"/>
              <w:ind w:firstLine="420"/>
              <w:jc w:val="left"/>
              <w:rPr>
                <w:del w:id="37" w:author="WangDaWei 王大伟 [LNX5] [华北航线中心]" w:date="2024-05-06T16:21:00Z"/>
                <w:rFonts w:asciiTheme="minorEastAsia" w:hAnsiTheme="minorEastAsia"/>
                <w:sz w:val="24"/>
                <w:szCs w:val="24"/>
              </w:rPr>
            </w:pPr>
            <w:r>
              <w:rPr>
                <w:rFonts w:asciiTheme="minorEastAsia" w:hAnsiTheme="minorEastAsia" w:hint="eastAsia"/>
                <w:sz w:val="24"/>
                <w:szCs w:val="24"/>
              </w:rPr>
              <w:t>在基于智能数字化飞机故障诊断辅助系统充分应用并全面完善后，可作为公司飞机故障处置技术方案向国内外航空公司及MRO企业开展技术输出，为公司提供新的利润增长点。</w:t>
            </w:r>
          </w:p>
          <w:p w14:paraId="6B2C182A" w14:textId="77777777" w:rsidR="00D04BAC" w:rsidRPr="00D04BAC" w:rsidRDefault="00DC777A">
            <w:pPr>
              <w:widowControl/>
              <w:spacing w:line="360" w:lineRule="auto"/>
              <w:ind w:firstLine="420"/>
              <w:jc w:val="left"/>
              <w:rPr>
                <w:rFonts w:asciiTheme="minorEastAsia" w:hAnsiTheme="minorEastAsia"/>
                <w:b/>
                <w:sz w:val="24"/>
                <w:szCs w:val="24"/>
                <w:rPrChange w:id="38" w:author="WangDaWei 王大伟 [LNX5] [华北航线中心]" w:date="2024-04-30T12:39:00Z">
                  <w:rPr>
                    <w:rFonts w:asciiTheme="minorEastAsia" w:hAnsiTheme="minorEastAsia"/>
                    <w:sz w:val="24"/>
                    <w:szCs w:val="24"/>
                  </w:rPr>
                </w:rPrChange>
              </w:rPr>
            </w:pPr>
            <w:del w:id="39" w:author="WangDaWei 王大伟 [LNX5] [华北航线中心]" w:date="2024-05-06T16:21:00Z">
              <w:r>
                <w:rPr>
                  <w:rFonts w:asciiTheme="minorEastAsia" w:hAnsiTheme="minorEastAsia" w:hint="eastAsia"/>
                  <w:sz w:val="24"/>
                  <w:szCs w:val="24"/>
                </w:rPr>
                <w:delText xml:space="preserve"> </w:delText>
              </w:r>
              <w:r>
                <w:rPr>
                  <w:rFonts w:asciiTheme="minorEastAsia" w:hAnsiTheme="minorEastAsia"/>
                  <w:b/>
                  <w:color w:val="FF0000"/>
                  <w:sz w:val="36"/>
                  <w:szCs w:val="24"/>
                  <w:rPrChange w:id="40" w:author="WangDaWei 王大伟 [LNX5] [华北航线中心]" w:date="2024-04-30T12:39:00Z">
                    <w:rPr>
                      <w:rFonts w:asciiTheme="minorEastAsia" w:hAnsiTheme="minorEastAsia"/>
                      <w:sz w:val="24"/>
                      <w:szCs w:val="24"/>
                    </w:rPr>
                  </w:rPrChange>
                </w:rPr>
                <w:delText xml:space="preserve"> </w:delText>
              </w:r>
            </w:del>
          </w:p>
          <w:p w14:paraId="15A8003E" w14:textId="77777777" w:rsidR="00D04BAC" w:rsidRDefault="00DC777A">
            <w:pPr>
              <w:widowControl/>
              <w:spacing w:line="360" w:lineRule="auto"/>
              <w:jc w:val="left"/>
              <w:rPr>
                <w:rFonts w:asciiTheme="minorEastAsia" w:hAnsiTheme="minorEastAsia"/>
                <w:sz w:val="24"/>
                <w:szCs w:val="24"/>
              </w:rPr>
            </w:pPr>
            <w:commentRangeStart w:id="41"/>
            <w:r>
              <w:rPr>
                <w:rFonts w:asciiTheme="minorEastAsia" w:hAnsiTheme="minorEastAsia" w:hint="eastAsia"/>
                <w:b/>
                <w:sz w:val="24"/>
                <w:szCs w:val="24"/>
              </w:rPr>
              <w:t>2</w:t>
            </w:r>
            <w:r>
              <w:rPr>
                <w:rFonts w:asciiTheme="minorEastAsia" w:hAnsiTheme="minorEastAsia"/>
                <w:b/>
                <w:sz w:val="24"/>
                <w:szCs w:val="24"/>
              </w:rPr>
              <w:t xml:space="preserve">. </w:t>
            </w:r>
            <w:r>
              <w:rPr>
                <w:rFonts w:asciiTheme="minorEastAsia" w:hAnsiTheme="minorEastAsia" w:hint="eastAsia"/>
                <w:b/>
                <w:sz w:val="24"/>
                <w:szCs w:val="24"/>
              </w:rPr>
              <w:t>国内外研究进展和发展前景</w:t>
            </w:r>
            <w:commentRangeEnd w:id="41"/>
            <w:r>
              <w:rPr>
                <w:rStyle w:val="ae"/>
              </w:rPr>
              <w:commentReference w:id="41"/>
            </w:r>
          </w:p>
          <w:p w14:paraId="3E839939" w14:textId="77777777" w:rsidR="00D04BAC" w:rsidRDefault="00DC777A">
            <w:pPr>
              <w:widowControl/>
              <w:spacing w:line="360" w:lineRule="auto"/>
              <w:ind w:firstLineChars="200" w:firstLine="480"/>
              <w:jc w:val="left"/>
              <w:rPr>
                <w:del w:id="42" w:author="WangDaWei 王大伟 [LNX5] [华北航线中心]" w:date="2024-04-01T15:30:00Z"/>
                <w:rFonts w:asciiTheme="minorEastAsia" w:hAnsiTheme="minorEastAsia"/>
                <w:sz w:val="24"/>
                <w:szCs w:val="24"/>
              </w:rPr>
            </w:pPr>
            <w:r>
              <w:rPr>
                <w:rFonts w:asciiTheme="minorEastAsia" w:hAnsiTheme="minorEastAsia" w:hint="eastAsia"/>
                <w:sz w:val="24"/>
                <w:szCs w:val="24"/>
              </w:rPr>
              <w:t>根据调研情况，</w:t>
            </w:r>
            <w:ins w:id="43" w:author="WangDaWei 王大伟 [LNX5] [华北航线中心]" w:date="2023-11-30T15:28:00Z">
              <w:r>
                <w:rPr>
                  <w:rFonts w:asciiTheme="minorEastAsia" w:hAnsiTheme="minorEastAsia" w:hint="eastAsia"/>
                  <w:sz w:val="24"/>
                  <w:szCs w:val="24"/>
                </w:rPr>
                <w:t>北京奔驰汽车全国4</w:t>
              </w:r>
              <w:r>
                <w:rPr>
                  <w:rFonts w:asciiTheme="minorEastAsia" w:hAnsiTheme="minorEastAsia"/>
                  <w:sz w:val="24"/>
                  <w:szCs w:val="24"/>
                </w:rPr>
                <w:t>S</w:t>
              </w:r>
              <w:r>
                <w:rPr>
                  <w:rFonts w:asciiTheme="minorEastAsia" w:hAnsiTheme="minorEastAsia" w:hint="eastAsia"/>
                  <w:sz w:val="24"/>
                  <w:szCs w:val="24"/>
                </w:rPr>
                <w:t>店售后维修系统</w:t>
              </w:r>
            </w:ins>
            <w:ins w:id="44" w:author="WangDaWei 王大伟 [LNX5] [华北航线中心]" w:date="2023-11-30T15:29:00Z">
              <w:r>
                <w:rPr>
                  <w:rFonts w:asciiTheme="minorEastAsia" w:hAnsiTheme="minorEastAsia" w:hint="eastAsia"/>
                  <w:sz w:val="24"/>
                  <w:szCs w:val="24"/>
                </w:rPr>
                <w:t>，通过智能</w:t>
              </w:r>
            </w:ins>
            <w:ins w:id="45" w:author="WangDaWei 王大伟 [LNX5] [华北航线中心]" w:date="2023-11-30T15:30:00Z">
              <w:r>
                <w:rPr>
                  <w:rFonts w:asciiTheme="minorEastAsia" w:hAnsiTheme="minorEastAsia" w:hint="eastAsia"/>
                  <w:sz w:val="24"/>
                  <w:szCs w:val="24"/>
                </w:rPr>
                <w:t>化数字化汽车维护档案，</w:t>
              </w:r>
            </w:ins>
            <w:ins w:id="46" w:author="WangDaWei 王大伟 [LNX5] [华北航线中心]" w:date="2023-11-30T17:17:00Z">
              <w:r>
                <w:rPr>
                  <w:rFonts w:asciiTheme="minorEastAsia" w:hAnsiTheme="minorEastAsia" w:hint="eastAsia"/>
                  <w:sz w:val="24"/>
                  <w:szCs w:val="24"/>
                </w:rPr>
                <w:t>针对庞大数据进行整理，搭建数据模型及数据库，</w:t>
              </w:r>
            </w:ins>
            <w:ins w:id="47" w:author="WangDaWei 王大伟 [LNX5] [华北航线中心]" w:date="2023-11-30T15:30:00Z">
              <w:r>
                <w:rPr>
                  <w:rFonts w:asciiTheme="minorEastAsia" w:hAnsiTheme="minorEastAsia" w:hint="eastAsia"/>
                  <w:sz w:val="24"/>
                  <w:szCs w:val="24"/>
                </w:rPr>
                <w:t>提供最优解决方案。</w:t>
              </w:r>
            </w:ins>
            <w:del w:id="48" w:author="WangDaWei 王大伟 [LNX5] [华北航线中心]" w:date="2023-11-30T15:28:00Z">
              <w:r>
                <w:rPr>
                  <w:rFonts w:asciiTheme="minorEastAsia" w:hAnsiTheme="minorEastAsia" w:hint="eastAsia"/>
                  <w:sz w:val="24"/>
                  <w:szCs w:val="24"/>
                </w:rPr>
                <w:delText>国内</w:delText>
              </w:r>
            </w:del>
            <w:del w:id="49" w:author="WangDaWei 王大伟 [LNX5] [华北航线中心]" w:date="2023-11-30T15:27:00Z">
              <w:r>
                <w:rPr>
                  <w:rFonts w:asciiTheme="minorEastAsia" w:hAnsiTheme="minorEastAsia" w:hint="eastAsia"/>
                  <w:sz w:val="24"/>
                  <w:szCs w:val="24"/>
                </w:rPr>
                <w:delText>外暂无相关技术应用系统。</w:delText>
              </w:r>
            </w:del>
          </w:p>
          <w:p w14:paraId="599A042F" w14:textId="77777777" w:rsidR="00D04BAC" w:rsidRDefault="00D04BAC">
            <w:pPr>
              <w:widowControl/>
              <w:spacing w:line="360" w:lineRule="auto"/>
              <w:ind w:firstLineChars="200" w:firstLine="480"/>
              <w:jc w:val="left"/>
              <w:rPr>
                <w:rFonts w:asciiTheme="minorEastAsia" w:hAnsiTheme="minorEastAsia"/>
                <w:sz w:val="24"/>
                <w:szCs w:val="24"/>
              </w:rPr>
              <w:pPrChange w:id="50" w:author="WangDaWei 王大伟 [LNX5] [华北航线中心]" w:date="2024-04-01T15:30:00Z">
                <w:pPr>
                  <w:widowControl/>
                  <w:spacing w:line="360" w:lineRule="auto"/>
                  <w:jc w:val="left"/>
                </w:pPr>
              </w:pPrChange>
            </w:pPr>
          </w:p>
        </w:tc>
      </w:tr>
    </w:tbl>
    <w:p w14:paraId="73789444" w14:textId="77777777" w:rsidR="00D04BAC" w:rsidRDefault="00DC777A">
      <w:pPr>
        <w:widowControl/>
        <w:jc w:val="left"/>
        <w:rPr>
          <w:rFonts w:ascii="黑体" w:eastAsia="黑体" w:hAnsi="黑体"/>
          <w:sz w:val="32"/>
        </w:rPr>
      </w:pPr>
      <w:r>
        <w:rPr>
          <w:rFonts w:ascii="黑体" w:eastAsia="黑体" w:hAnsi="黑体"/>
          <w:sz w:val="32"/>
        </w:rPr>
        <w:lastRenderedPageBreak/>
        <w:t>二</w:t>
      </w:r>
      <w:r>
        <w:rPr>
          <w:rFonts w:ascii="黑体" w:eastAsia="黑体" w:hAnsi="黑体" w:hint="eastAsia"/>
          <w:sz w:val="32"/>
        </w:rPr>
        <w:t>、</w:t>
      </w:r>
      <w:r>
        <w:rPr>
          <w:rFonts w:ascii="黑体" w:eastAsia="黑体" w:hAnsi="黑体"/>
          <w:sz w:val="32"/>
        </w:rPr>
        <w:t>项目目标</w:t>
      </w:r>
    </w:p>
    <w:tbl>
      <w:tblPr>
        <w:tblStyle w:val="ad"/>
        <w:tblW w:w="8693" w:type="dxa"/>
        <w:tblLook w:val="04A0" w:firstRow="1" w:lastRow="0" w:firstColumn="1" w:lastColumn="0" w:noHBand="0" w:noVBand="1"/>
      </w:tblPr>
      <w:tblGrid>
        <w:gridCol w:w="8693"/>
      </w:tblGrid>
      <w:tr w:rsidR="00D04BAC" w14:paraId="1EDD5FF9" w14:textId="77777777">
        <w:tc>
          <w:tcPr>
            <w:tcW w:w="8693" w:type="dxa"/>
          </w:tcPr>
          <w:p w14:paraId="73DCF820" w14:textId="77777777" w:rsidR="00D04BAC" w:rsidRDefault="00DC777A">
            <w:pPr>
              <w:widowControl/>
              <w:spacing w:line="360" w:lineRule="auto"/>
              <w:jc w:val="left"/>
              <w:rPr>
                <w:b/>
                <w:sz w:val="24"/>
              </w:rPr>
            </w:pPr>
            <w:r>
              <w:rPr>
                <w:rFonts w:hint="eastAsia"/>
                <w:b/>
                <w:sz w:val="24"/>
              </w:rPr>
              <w:t>1</w:t>
            </w:r>
            <w:r>
              <w:rPr>
                <w:b/>
                <w:sz w:val="24"/>
              </w:rPr>
              <w:t xml:space="preserve">. </w:t>
            </w:r>
            <w:r>
              <w:rPr>
                <w:rFonts w:hint="eastAsia"/>
                <w:b/>
                <w:sz w:val="24"/>
              </w:rPr>
              <w:t>总体目标：</w:t>
            </w:r>
          </w:p>
          <w:p w14:paraId="7F27D48A" w14:textId="20EBDEFD" w:rsidR="00D04BAC" w:rsidRPr="00D04BAC" w:rsidRDefault="00DC777A">
            <w:pPr>
              <w:widowControl/>
              <w:spacing w:line="360" w:lineRule="auto"/>
              <w:ind w:firstLineChars="200" w:firstLine="480"/>
              <w:jc w:val="left"/>
              <w:rPr>
                <w:ins w:id="51" w:author="WangDaWei 王大伟 [LNX5] [华北航线中心]" w:date="2024-05-06T14:19:00Z"/>
                <w:rFonts w:asciiTheme="minorEastAsia" w:hAnsiTheme="minorEastAsia"/>
                <w:sz w:val="24"/>
                <w:szCs w:val="24"/>
                <w:rPrChange w:id="52" w:author="WangDaWei 王大伟 [LNX5] [华北航线中心]" w:date="2024-05-08T13:31:00Z">
                  <w:rPr>
                    <w:ins w:id="53" w:author="WangDaWei 王大伟 [LNX5] [华北航线中心]" w:date="2024-05-06T14:19:00Z"/>
                    <w:rFonts w:asciiTheme="minorEastAsia" w:hAnsiTheme="minorEastAsia"/>
                    <w:color w:val="000000" w:themeColor="text1"/>
                    <w:sz w:val="24"/>
                    <w:szCs w:val="24"/>
                  </w:rPr>
                </w:rPrChange>
              </w:rPr>
              <w:pPrChange w:id="54" w:author="WangDaWei 王大伟 [LNX5] [华北航线中心]" w:date="2024-05-06T14:18:00Z">
                <w:pPr>
                  <w:widowControl/>
                  <w:spacing w:line="360" w:lineRule="auto"/>
                  <w:jc w:val="left"/>
                </w:pPr>
              </w:pPrChange>
            </w:pPr>
            <w:r>
              <w:rPr>
                <w:rFonts w:asciiTheme="minorEastAsia" w:hAnsiTheme="minorEastAsia" w:hint="eastAsia"/>
                <w:sz w:val="24"/>
                <w:szCs w:val="24"/>
              </w:rPr>
              <w:t>交付一套</w:t>
            </w:r>
            <w:ins w:id="55" w:author="WangDaWei 王大伟 [LNX5] [华北航线中心]" w:date="2024-03-06T13:29:00Z">
              <w:r>
                <w:rPr>
                  <w:rFonts w:asciiTheme="minorEastAsia" w:hAnsiTheme="minorEastAsia" w:hint="eastAsia"/>
                  <w:sz w:val="24"/>
                  <w:szCs w:val="24"/>
                </w:rPr>
                <w:t>基于</w:t>
              </w:r>
            </w:ins>
            <w:ins w:id="56" w:author="WangDaWei 王大伟 [LNX5] [华北航线中心]" w:date="2024-05-06T14:19:00Z">
              <w:r>
                <w:rPr>
                  <w:rFonts w:asciiTheme="minorEastAsia" w:hAnsiTheme="minorEastAsia"/>
                  <w:sz w:val="24"/>
                  <w:szCs w:val="24"/>
                </w:rPr>
                <w:t>A330</w:t>
              </w:r>
            </w:ins>
            <w:ins w:id="57" w:author="WangDaWei 王大伟 [LNX5] [华北航线中心]" w:date="2024-03-06T13:29:00Z">
              <w:r>
                <w:rPr>
                  <w:rFonts w:asciiTheme="minorEastAsia" w:hAnsiTheme="minorEastAsia" w:hint="eastAsia"/>
                  <w:sz w:val="24"/>
                  <w:szCs w:val="24"/>
                  <w:rPrChange w:id="58" w:author="WangDaWei 王大伟 [LNX5] [华北航线中心]" w:date="2024-05-08T13:31:00Z">
                    <w:rPr>
                      <w:rFonts w:asciiTheme="minorEastAsia" w:hAnsiTheme="minorEastAsia" w:hint="eastAsia"/>
                      <w:color w:val="FF0000"/>
                      <w:sz w:val="24"/>
                      <w:szCs w:val="24"/>
                    </w:rPr>
                  </w:rPrChange>
                </w:rPr>
                <w:t>排故手册</w:t>
              </w:r>
            </w:ins>
            <w:ins w:id="59" w:author="WangDaWei 王大伟 [LNX5] [华北航线中心]" w:date="2024-06-13T15:16:00Z">
              <w:r w:rsidR="00204CEB">
                <w:rPr>
                  <w:rFonts w:asciiTheme="minorEastAsia" w:hAnsiTheme="minorEastAsia" w:hint="eastAsia"/>
                  <w:sz w:val="24"/>
                  <w:szCs w:val="24"/>
                </w:rPr>
                <w:t>的</w:t>
              </w:r>
            </w:ins>
            <w:ins w:id="60" w:author="WangDaWei 王大伟 [LNX5] [华北航线中心]" w:date="2024-03-06T13:29:00Z">
              <w:r>
                <w:rPr>
                  <w:rFonts w:asciiTheme="minorEastAsia" w:hAnsiTheme="minorEastAsia" w:hint="eastAsia"/>
                  <w:sz w:val="24"/>
                  <w:szCs w:val="24"/>
                  <w:rPrChange w:id="61" w:author="WangDaWei 王大伟 [LNX5] [华北航线中心]" w:date="2024-05-08T13:31:00Z">
                    <w:rPr>
                      <w:rFonts w:asciiTheme="minorEastAsia" w:hAnsiTheme="minorEastAsia" w:hint="eastAsia"/>
                      <w:color w:val="FF0000"/>
                      <w:sz w:val="24"/>
                      <w:szCs w:val="24"/>
                    </w:rPr>
                  </w:rPrChange>
                </w:rPr>
                <w:t>故障</w:t>
              </w:r>
            </w:ins>
            <w:ins w:id="62" w:author="WangDaWei 王大伟 [LNX5] [华北航线中心]" w:date="2024-05-08T13:27:00Z">
              <w:r>
                <w:rPr>
                  <w:rFonts w:asciiTheme="minorEastAsia" w:hAnsiTheme="minorEastAsia" w:hint="eastAsia"/>
                  <w:sz w:val="24"/>
                  <w:szCs w:val="24"/>
                  <w:rPrChange w:id="63" w:author="WangDaWei 王大伟 [LNX5] [华北航线中心]" w:date="2024-05-08T13:31:00Z">
                    <w:rPr>
                      <w:rFonts w:asciiTheme="minorEastAsia" w:hAnsiTheme="minorEastAsia" w:hint="eastAsia"/>
                      <w:color w:val="FF0000"/>
                      <w:sz w:val="24"/>
                      <w:szCs w:val="24"/>
                    </w:rPr>
                  </w:rPrChange>
                </w:rPr>
                <w:t>诊断</w:t>
              </w:r>
            </w:ins>
            <w:ins w:id="64" w:author="WangDaWei 王大伟 [LNX5] [华北航线中心]" w:date="2024-03-06T13:29:00Z">
              <w:r>
                <w:rPr>
                  <w:rFonts w:asciiTheme="minorEastAsia" w:hAnsiTheme="minorEastAsia" w:hint="eastAsia"/>
                  <w:sz w:val="24"/>
                  <w:szCs w:val="24"/>
                </w:rPr>
                <w:t>辅助系统</w:t>
              </w:r>
            </w:ins>
            <w:ins w:id="65" w:author="魏来红" w:date="2024-06-13T14:35:00Z">
              <w:r w:rsidR="008430FC">
                <w:rPr>
                  <w:rFonts w:asciiTheme="minorEastAsia" w:hAnsiTheme="minorEastAsia" w:hint="eastAsia"/>
                  <w:sz w:val="24"/>
                  <w:szCs w:val="24"/>
                </w:rPr>
                <w:t>，包括X</w:t>
              </w:r>
              <w:r w:rsidR="008430FC">
                <w:rPr>
                  <w:rFonts w:asciiTheme="minorEastAsia" w:hAnsiTheme="minorEastAsia"/>
                  <w:sz w:val="24"/>
                  <w:szCs w:val="24"/>
                </w:rPr>
                <w:t>XXX</w:t>
              </w:r>
            </w:ins>
            <w:ins w:id="66" w:author="WangDaWei 王大伟 [LNX5] [华北航线中心]" w:date="2024-03-06T13:29:00Z">
              <w:r>
                <w:rPr>
                  <w:rFonts w:asciiTheme="minorEastAsia" w:hAnsiTheme="minorEastAsia" w:hint="eastAsia"/>
                  <w:sz w:val="24"/>
                  <w:szCs w:val="24"/>
                </w:rPr>
                <w:t>。</w:t>
              </w:r>
            </w:ins>
            <w:ins w:id="67" w:author="WangDaWei 王大伟 [LNX5] [华北航线中心]" w:date="2024-06-13T15:17:00Z">
              <w:r w:rsidR="00204CEB">
                <w:rPr>
                  <w:rFonts w:asciiTheme="minorEastAsia" w:hAnsiTheme="minorEastAsia" w:hint="eastAsia"/>
                  <w:sz w:val="24"/>
                  <w:szCs w:val="24"/>
                </w:rPr>
                <w:t>通过</w:t>
              </w:r>
            </w:ins>
            <w:del w:id="68" w:author="WangDaWei 王大伟 [LNX5] [华北航线中心]" w:date="2024-06-13T15:16:00Z">
              <w:r w:rsidDel="00204CEB">
                <w:rPr>
                  <w:rFonts w:asciiTheme="minorEastAsia" w:hAnsiTheme="minorEastAsia" w:hint="eastAsia"/>
                  <w:sz w:val="24"/>
                  <w:szCs w:val="24"/>
                </w:rPr>
                <w:delText>通过</w:delText>
              </w:r>
            </w:del>
            <w:r>
              <w:rPr>
                <w:rFonts w:asciiTheme="minorEastAsia" w:hAnsiTheme="minorEastAsia" w:hint="eastAsia"/>
                <w:sz w:val="24"/>
                <w:szCs w:val="24"/>
              </w:rPr>
              <w:t>搭建</w:t>
            </w:r>
            <w:ins w:id="69" w:author="WangDaWei 王大伟 [LNX5] [华北航线中心]" w:date="2024-06-13T15:16:00Z">
              <w:r w:rsidR="00204CEB">
                <w:rPr>
                  <w:rFonts w:asciiTheme="minorEastAsia" w:hAnsiTheme="minorEastAsia" w:hint="eastAsia"/>
                  <w:sz w:val="24"/>
                  <w:szCs w:val="24"/>
                </w:rPr>
                <w:t>包括</w:t>
              </w:r>
            </w:ins>
            <w:ins w:id="70" w:author="WangDaWei 王大伟 [LNX5] [华北航线中心]" w:date="2024-06-13T15:17:00Z">
              <w:r w:rsidR="00204CEB">
                <w:rPr>
                  <w:rFonts w:asciiTheme="minorEastAsia" w:hAnsiTheme="minorEastAsia" w:hint="eastAsia"/>
                  <w:sz w:val="24"/>
                  <w:szCs w:val="24"/>
                </w:rPr>
                <w:t>A</w:t>
              </w:r>
              <w:r w:rsidR="00204CEB">
                <w:rPr>
                  <w:rFonts w:asciiTheme="minorEastAsia" w:hAnsiTheme="minorEastAsia"/>
                  <w:sz w:val="24"/>
                  <w:szCs w:val="24"/>
                </w:rPr>
                <w:t>330</w:t>
              </w:r>
              <w:r w:rsidR="00204CEB">
                <w:rPr>
                  <w:rFonts w:asciiTheme="minorEastAsia" w:hAnsiTheme="minorEastAsia" w:hint="eastAsia"/>
                  <w:sz w:val="24"/>
                  <w:szCs w:val="24"/>
                </w:rPr>
                <w:t>飞机排故手册结构解析和图形化</w:t>
              </w:r>
            </w:ins>
            <w:ins w:id="71" w:author="WangDaWei 王大伟 [LNX5] [华北航线中心]" w:date="2024-06-13T15:18:00Z">
              <w:r w:rsidR="00204CEB">
                <w:rPr>
                  <w:rFonts w:asciiTheme="minorEastAsia" w:hAnsiTheme="minorEastAsia" w:hint="eastAsia"/>
                  <w:sz w:val="24"/>
                  <w:szCs w:val="24"/>
                </w:rPr>
                <w:t>可编辑流程图功能的</w:t>
              </w:r>
            </w:ins>
            <w:del w:id="72" w:author="WangDaWei 王大伟 [LNX5] [华北航线中心]" w:date="2024-05-06T14:15:00Z">
              <w:r>
                <w:rPr>
                  <w:rFonts w:asciiTheme="minorEastAsia" w:hAnsiTheme="minorEastAsia" w:hint="eastAsia"/>
                  <w:sz w:val="24"/>
                  <w:szCs w:val="24"/>
                </w:rPr>
                <w:delText>基于</w:delText>
              </w:r>
            </w:del>
            <w:r>
              <w:rPr>
                <w:rFonts w:asciiTheme="minorEastAsia" w:hAnsiTheme="minorEastAsia" w:hint="eastAsia"/>
                <w:sz w:val="24"/>
                <w:szCs w:val="24"/>
              </w:rPr>
              <w:t>智能数字化飞机故障诊断辅助系统，提高排故</w:t>
            </w:r>
            <w:ins w:id="73" w:author="WangDaWei 王大伟 [LNX5] [华北航线中心]" w:date="2024-05-06T14:12:00Z">
              <w:r>
                <w:rPr>
                  <w:rFonts w:asciiTheme="minorEastAsia" w:hAnsiTheme="minorEastAsia" w:hint="eastAsia"/>
                  <w:sz w:val="24"/>
                  <w:szCs w:val="24"/>
                </w:rPr>
                <w:t>流程</w:t>
              </w:r>
            </w:ins>
            <w:r>
              <w:rPr>
                <w:rFonts w:asciiTheme="minorEastAsia" w:hAnsiTheme="minorEastAsia" w:hint="eastAsia"/>
                <w:sz w:val="24"/>
                <w:szCs w:val="24"/>
              </w:rPr>
              <w:t>的标准化，</w:t>
            </w:r>
            <w:ins w:id="74" w:author="WangDaWei 王大伟 [LNX5] [华北航线中心]" w:date="2024-05-06T14:14:00Z">
              <w:r>
                <w:rPr>
                  <w:rFonts w:asciiTheme="minorEastAsia" w:hAnsiTheme="minorEastAsia" w:hint="eastAsia"/>
                  <w:sz w:val="24"/>
                  <w:szCs w:val="24"/>
                </w:rPr>
                <w:t>解决</w:t>
              </w:r>
            </w:ins>
            <w:ins w:id="75" w:author="WangDaWei 王大伟 [LNX5] [华北航线中心]" w:date="2024-05-06T14:12:00Z">
              <w:r>
                <w:rPr>
                  <w:rFonts w:asciiTheme="minorEastAsia" w:hAnsiTheme="minorEastAsia" w:hint="eastAsia"/>
                  <w:sz w:val="24"/>
                  <w:szCs w:val="24"/>
                </w:rPr>
                <w:t>排故</w:t>
              </w:r>
            </w:ins>
            <w:ins w:id="76" w:author="WangDaWei 王大伟 [LNX5] [华北航线中心]" w:date="2024-04-30T12:50:00Z">
              <w:r>
                <w:rPr>
                  <w:rFonts w:asciiTheme="minorEastAsia" w:hAnsiTheme="minorEastAsia" w:hint="eastAsia"/>
                  <w:sz w:val="24"/>
                  <w:szCs w:val="24"/>
                  <w:rPrChange w:id="77" w:author="WangDaWei 王大伟 [LNX5] [华北航线中心]" w:date="2024-05-08T13:31:00Z">
                    <w:rPr>
                      <w:rFonts w:asciiTheme="minorEastAsia" w:hAnsiTheme="minorEastAsia" w:hint="eastAsia"/>
                      <w:color w:val="FF0000"/>
                      <w:sz w:val="24"/>
                      <w:szCs w:val="24"/>
                    </w:rPr>
                  </w:rPrChange>
                </w:rPr>
                <w:t>工程师</w:t>
              </w:r>
            </w:ins>
            <w:ins w:id="78" w:author="WangDaWei 王大伟 [LNX5] [华北航线中心]" w:date="2024-05-06T14:13:00Z">
              <w:r>
                <w:rPr>
                  <w:rFonts w:asciiTheme="minorEastAsia" w:hAnsiTheme="minorEastAsia" w:hint="eastAsia"/>
                  <w:sz w:val="24"/>
                  <w:szCs w:val="24"/>
                  <w:rPrChange w:id="79" w:author="WangDaWei 王大伟 [LNX5] [华北航线中心]" w:date="2024-05-08T13:31:00Z">
                    <w:rPr>
                      <w:rFonts w:asciiTheme="minorEastAsia" w:hAnsiTheme="minorEastAsia" w:hint="eastAsia"/>
                      <w:color w:val="FF0000"/>
                      <w:sz w:val="24"/>
                      <w:szCs w:val="24"/>
                    </w:rPr>
                  </w:rPrChange>
                </w:rPr>
                <w:t>人员素质不</w:t>
              </w:r>
              <w:del w:id="80" w:author="尝试" w:date="2024-05-06T17:45:00Z">
                <w:r>
                  <w:rPr>
                    <w:rFonts w:asciiTheme="minorEastAsia" w:hAnsiTheme="minorEastAsia"/>
                    <w:sz w:val="24"/>
                    <w:szCs w:val="24"/>
                    <w:rPrChange w:id="81" w:author="WangDaWei 王大伟 [LNX5] [华北航线中心]" w:date="2024-05-08T13:31:00Z">
                      <w:rPr>
                        <w:rFonts w:asciiTheme="minorEastAsia" w:hAnsiTheme="minorEastAsia"/>
                        <w:color w:val="FF0000"/>
                        <w:sz w:val="24"/>
                        <w:szCs w:val="24"/>
                      </w:rPr>
                    </w:rPrChange>
                  </w:rPr>
                  <w:delText>平均</w:delText>
                </w:r>
              </w:del>
            </w:ins>
            <w:ins w:id="82" w:author="尝试" w:date="2024-05-06T17:45:00Z">
              <w:r>
                <w:rPr>
                  <w:rFonts w:asciiTheme="minorEastAsia" w:hAnsiTheme="minorEastAsia" w:hint="eastAsia"/>
                  <w:sz w:val="24"/>
                  <w:szCs w:val="24"/>
                  <w:rPrChange w:id="83" w:author="WangDaWei 王大伟 [LNX5] [华北航线中心]" w:date="2024-05-08T13:31:00Z">
                    <w:rPr>
                      <w:rFonts w:asciiTheme="minorEastAsia" w:hAnsiTheme="minorEastAsia" w:hint="eastAsia"/>
                      <w:color w:val="FF0000"/>
                      <w:sz w:val="24"/>
                      <w:szCs w:val="24"/>
                    </w:rPr>
                  </w:rPrChange>
                </w:rPr>
                <w:t>均衡</w:t>
              </w:r>
            </w:ins>
            <w:ins w:id="84" w:author="WangDaWei 王大伟 [LNX5] [华北航线中心]" w:date="2024-06-13T15:19:00Z">
              <w:r w:rsidR="00204CEB">
                <w:rPr>
                  <w:rFonts w:asciiTheme="minorEastAsia" w:hAnsiTheme="minorEastAsia" w:hint="eastAsia"/>
                  <w:sz w:val="24"/>
                  <w:szCs w:val="24"/>
                </w:rPr>
                <w:t>导致的</w:t>
              </w:r>
            </w:ins>
            <w:ins w:id="85" w:author="WangDaWei 王大伟 [LNX5] [华北航线中心]" w:date="2024-05-06T14:13:00Z">
              <w:r>
                <w:rPr>
                  <w:rFonts w:asciiTheme="minorEastAsia" w:hAnsiTheme="minorEastAsia" w:hint="eastAsia"/>
                  <w:sz w:val="24"/>
                  <w:szCs w:val="24"/>
                  <w:rPrChange w:id="86" w:author="WangDaWei 王大伟 [LNX5] [华北航线中心]" w:date="2024-05-08T13:31:00Z">
                    <w:rPr>
                      <w:rFonts w:asciiTheme="minorEastAsia" w:hAnsiTheme="minorEastAsia" w:hint="eastAsia"/>
                      <w:color w:val="FF0000"/>
                      <w:sz w:val="24"/>
                      <w:szCs w:val="24"/>
                    </w:rPr>
                  </w:rPrChange>
                </w:rPr>
                <w:t>对于</w:t>
              </w:r>
              <w:del w:id="87" w:author="尝试" w:date="2024-05-06T17:46:00Z">
                <w:r>
                  <w:rPr>
                    <w:rFonts w:asciiTheme="minorEastAsia" w:hAnsiTheme="minorEastAsia"/>
                    <w:sz w:val="24"/>
                    <w:szCs w:val="24"/>
                    <w:rPrChange w:id="88" w:author="WangDaWei 王大伟 [LNX5] [华北航线中心]" w:date="2024-05-08T13:31:00Z">
                      <w:rPr>
                        <w:rFonts w:asciiTheme="minorEastAsia" w:hAnsiTheme="minorEastAsia"/>
                        <w:color w:val="FF0000"/>
                        <w:sz w:val="24"/>
                        <w:szCs w:val="24"/>
                      </w:rPr>
                    </w:rPrChange>
                  </w:rPr>
                  <w:delText>排故</w:delText>
                </w:r>
              </w:del>
            </w:ins>
            <w:ins w:id="89" w:author="尝试" w:date="2024-05-06T17:47:00Z">
              <w:r>
                <w:rPr>
                  <w:rFonts w:asciiTheme="minorEastAsia" w:hAnsiTheme="minorEastAsia" w:hint="eastAsia"/>
                  <w:sz w:val="24"/>
                  <w:szCs w:val="24"/>
                  <w:rPrChange w:id="90" w:author="WangDaWei 王大伟 [LNX5] [华北航线中心]" w:date="2024-05-08T13:31:00Z">
                    <w:rPr>
                      <w:rFonts w:asciiTheme="minorEastAsia" w:hAnsiTheme="minorEastAsia" w:hint="eastAsia"/>
                      <w:color w:val="FF0000"/>
                      <w:sz w:val="24"/>
                      <w:szCs w:val="24"/>
                    </w:rPr>
                  </w:rPrChange>
                </w:rPr>
                <w:t>飞机系统</w:t>
              </w:r>
            </w:ins>
            <w:ins w:id="91" w:author="尝试" w:date="2024-05-06T18:07:00Z">
              <w:r>
                <w:rPr>
                  <w:rFonts w:asciiTheme="minorEastAsia" w:hAnsiTheme="minorEastAsia" w:hint="eastAsia"/>
                  <w:sz w:val="24"/>
                  <w:szCs w:val="24"/>
                  <w:rPrChange w:id="92" w:author="WangDaWei 王大伟 [LNX5] [华北航线中心]" w:date="2024-05-08T13:31:00Z">
                    <w:rPr>
                      <w:rFonts w:asciiTheme="minorEastAsia" w:hAnsiTheme="minorEastAsia" w:hint="eastAsia"/>
                      <w:color w:val="FF0000"/>
                      <w:sz w:val="24"/>
                      <w:szCs w:val="24"/>
                    </w:rPr>
                  </w:rPrChange>
                </w:rPr>
                <w:t>故障处置</w:t>
              </w:r>
            </w:ins>
            <w:ins w:id="93" w:author="WangDaWei 王大伟 [LNX5] [华北航线中心]" w:date="2024-05-06T14:13:00Z">
              <w:r>
                <w:rPr>
                  <w:rFonts w:asciiTheme="minorEastAsia" w:hAnsiTheme="minorEastAsia" w:hint="eastAsia"/>
                  <w:sz w:val="24"/>
                  <w:szCs w:val="24"/>
                  <w:rPrChange w:id="94" w:author="WangDaWei 王大伟 [LNX5] [华北航线中心]" w:date="2024-05-08T13:31:00Z">
                    <w:rPr>
                      <w:rFonts w:asciiTheme="minorEastAsia" w:hAnsiTheme="minorEastAsia" w:hint="eastAsia"/>
                      <w:color w:val="FF0000"/>
                      <w:sz w:val="24"/>
                      <w:szCs w:val="24"/>
                    </w:rPr>
                  </w:rPrChange>
                </w:rPr>
                <w:t>知识</w:t>
              </w:r>
              <w:del w:id="95" w:author="尝试" w:date="2024-05-06T18:07:00Z">
                <w:r>
                  <w:rPr>
                    <w:rFonts w:asciiTheme="minorEastAsia" w:hAnsiTheme="minorEastAsia" w:hint="eastAsia"/>
                    <w:sz w:val="24"/>
                    <w:szCs w:val="24"/>
                    <w:rPrChange w:id="96" w:author="WangDaWei 王大伟 [LNX5] [华北航线中心]" w:date="2024-05-08T13:31:00Z">
                      <w:rPr>
                        <w:rFonts w:asciiTheme="minorEastAsia" w:hAnsiTheme="minorEastAsia" w:hint="eastAsia"/>
                        <w:color w:val="FF0000"/>
                        <w:sz w:val="24"/>
                        <w:szCs w:val="24"/>
                      </w:rPr>
                    </w:rPrChange>
                  </w:rPr>
                  <w:delText>面</w:delText>
                </w:r>
                <w:r>
                  <w:rPr>
                    <w:rFonts w:asciiTheme="minorEastAsia" w:hAnsiTheme="minorEastAsia"/>
                    <w:sz w:val="24"/>
                    <w:szCs w:val="24"/>
                    <w:rPrChange w:id="97" w:author="WangDaWei 王大伟 [LNX5] [华北航线中心]" w:date="2024-05-08T13:31:00Z">
                      <w:rPr>
                        <w:rFonts w:asciiTheme="minorEastAsia" w:hAnsiTheme="minorEastAsia"/>
                        <w:color w:val="FF0000"/>
                        <w:sz w:val="24"/>
                        <w:szCs w:val="24"/>
                      </w:rPr>
                    </w:rPrChange>
                  </w:rPr>
                  <w:delText>覆盖</w:delText>
                </w:r>
              </w:del>
            </w:ins>
            <w:ins w:id="98" w:author="尝试" w:date="2024-05-06T17:47:00Z">
              <w:r>
                <w:rPr>
                  <w:rFonts w:asciiTheme="minorEastAsia" w:hAnsiTheme="minorEastAsia" w:hint="eastAsia"/>
                  <w:sz w:val="24"/>
                  <w:szCs w:val="24"/>
                  <w:rPrChange w:id="99" w:author="WangDaWei 王大伟 [LNX5] [华北航线中心]" w:date="2024-05-08T13:31:00Z">
                    <w:rPr>
                      <w:rFonts w:asciiTheme="minorEastAsia" w:hAnsiTheme="minorEastAsia" w:hint="eastAsia"/>
                      <w:color w:val="FF0000"/>
                      <w:sz w:val="24"/>
                      <w:szCs w:val="24"/>
                    </w:rPr>
                  </w:rPrChange>
                </w:rPr>
                <w:t>掌握</w:t>
              </w:r>
            </w:ins>
            <w:ins w:id="100" w:author="WangDaWei 王大伟 [LNX5] [华北航线中心]" w:date="2024-05-06T14:13:00Z">
              <w:r>
                <w:rPr>
                  <w:rFonts w:asciiTheme="minorEastAsia" w:hAnsiTheme="minorEastAsia" w:hint="eastAsia"/>
                  <w:sz w:val="24"/>
                  <w:szCs w:val="24"/>
                  <w:rPrChange w:id="101" w:author="WangDaWei 王大伟 [LNX5] [华北航线中心]" w:date="2024-05-08T13:31:00Z">
                    <w:rPr>
                      <w:rFonts w:asciiTheme="minorEastAsia" w:hAnsiTheme="minorEastAsia" w:hint="eastAsia"/>
                      <w:color w:val="FF0000"/>
                      <w:sz w:val="24"/>
                      <w:szCs w:val="24"/>
                    </w:rPr>
                  </w:rPrChange>
                </w:rPr>
                <w:t>不全面</w:t>
              </w:r>
            </w:ins>
            <w:ins w:id="102" w:author="WangDaWei 王大伟 [LNX5] [华北航线中心]" w:date="2024-04-30T12:50:00Z">
              <w:r>
                <w:rPr>
                  <w:rFonts w:asciiTheme="minorEastAsia" w:hAnsiTheme="minorEastAsia" w:hint="eastAsia"/>
                  <w:sz w:val="24"/>
                  <w:szCs w:val="24"/>
                  <w:rPrChange w:id="103" w:author="WangDaWei 王大伟 [LNX5] [华北航线中心]" w:date="2024-05-08T13:31:00Z">
                    <w:rPr>
                      <w:rFonts w:asciiTheme="minorEastAsia" w:hAnsiTheme="minorEastAsia" w:hint="eastAsia"/>
                      <w:color w:val="FF0000"/>
                      <w:sz w:val="24"/>
                      <w:szCs w:val="24"/>
                    </w:rPr>
                  </w:rPrChange>
                </w:rPr>
                <w:t>问题</w:t>
              </w:r>
            </w:ins>
            <w:r>
              <w:rPr>
                <w:rFonts w:asciiTheme="minorEastAsia" w:hAnsiTheme="minorEastAsia" w:hint="eastAsia"/>
                <w:sz w:val="24"/>
                <w:szCs w:val="24"/>
              </w:rPr>
              <w:t>，</w:t>
            </w:r>
            <w:ins w:id="104" w:author="WangDaWei 王大伟 [LNX5] [华北航线中心]" w:date="2024-05-06T14:15:00Z">
              <w:r>
                <w:rPr>
                  <w:rFonts w:asciiTheme="minorEastAsia" w:hAnsiTheme="minorEastAsia" w:hint="eastAsia"/>
                  <w:sz w:val="24"/>
                  <w:szCs w:val="24"/>
                </w:rPr>
                <w:t>解决</w:t>
              </w:r>
            </w:ins>
            <w:ins w:id="105" w:author="WangDaWei 王大伟 [LNX5] [华北航线中心]" w:date="2024-05-06T14:14:00Z">
              <w:r>
                <w:rPr>
                  <w:rFonts w:asciiTheme="minorEastAsia" w:hAnsiTheme="minorEastAsia" w:hint="eastAsia"/>
                  <w:sz w:val="24"/>
                  <w:szCs w:val="24"/>
                  <w:rPrChange w:id="106" w:author="WangDaWei 王大伟 [LNX5] [华北航线中心]" w:date="2024-05-08T13:31:00Z">
                    <w:rPr>
                      <w:rFonts w:asciiTheme="minorEastAsia" w:hAnsiTheme="minorEastAsia" w:hint="eastAsia"/>
                      <w:color w:val="FF0000"/>
                      <w:sz w:val="24"/>
                      <w:szCs w:val="24"/>
                    </w:rPr>
                  </w:rPrChange>
                </w:rPr>
                <w:t>排故</w:t>
              </w:r>
            </w:ins>
            <w:ins w:id="107" w:author="WangDaWei 王大伟 [LNX5] [华北航线中心]" w:date="2024-04-30T12:50:00Z">
              <w:r>
                <w:rPr>
                  <w:rFonts w:asciiTheme="minorEastAsia" w:hAnsiTheme="minorEastAsia" w:hint="eastAsia"/>
                  <w:sz w:val="24"/>
                  <w:szCs w:val="24"/>
                  <w:rPrChange w:id="108" w:author="WangDaWei 王大伟 [LNX5] [华北航线中心]" w:date="2024-05-08T13:31:00Z">
                    <w:rPr>
                      <w:rFonts w:asciiTheme="minorEastAsia" w:hAnsiTheme="minorEastAsia" w:hint="eastAsia"/>
                      <w:color w:val="FF0000"/>
                      <w:sz w:val="24"/>
                      <w:szCs w:val="24"/>
                    </w:rPr>
                  </w:rPrChange>
                </w:rPr>
                <w:t>工程师对手册理解</w:t>
              </w:r>
              <w:r>
                <w:rPr>
                  <w:rFonts w:asciiTheme="minorEastAsia" w:hAnsiTheme="minorEastAsia" w:hint="eastAsia"/>
                  <w:sz w:val="24"/>
                  <w:szCs w:val="24"/>
                </w:rPr>
                <w:t>差异性</w:t>
              </w:r>
            </w:ins>
            <w:ins w:id="109" w:author="WangDaWei 王大伟 [LNX5] [华北航线中心]" w:date="2024-05-06T14:15:00Z">
              <w:r>
                <w:rPr>
                  <w:rFonts w:asciiTheme="minorEastAsia" w:hAnsiTheme="minorEastAsia" w:hint="eastAsia"/>
                  <w:sz w:val="24"/>
                  <w:szCs w:val="24"/>
                  <w:rPrChange w:id="110" w:author="WangDaWei 王大伟 [LNX5] [华北航线中心]" w:date="2024-05-08T13:31:00Z">
                    <w:rPr>
                      <w:rFonts w:asciiTheme="minorEastAsia" w:hAnsiTheme="minorEastAsia" w:hint="eastAsia"/>
                      <w:color w:val="FF0000"/>
                      <w:sz w:val="24"/>
                      <w:szCs w:val="24"/>
                    </w:rPr>
                  </w:rPrChange>
                </w:rPr>
                <w:t>问题</w:t>
              </w:r>
            </w:ins>
            <w:ins w:id="111" w:author="WangDaWei 王大伟 [LNX5] [华北航线中心]" w:date="2024-06-13T15:19:00Z">
              <w:r w:rsidR="00204CEB">
                <w:rPr>
                  <w:rFonts w:asciiTheme="minorEastAsia" w:hAnsiTheme="minorEastAsia" w:hint="eastAsia"/>
                  <w:sz w:val="24"/>
                  <w:szCs w:val="24"/>
                </w:rPr>
                <w:t>；</w:t>
              </w:r>
            </w:ins>
            <w:ins w:id="112" w:author="TanYue 谭悦 [LNX] [华北航线中心]" w:date="2024-05-13T17:40:00Z">
              <w:r>
                <w:rPr>
                  <w:rFonts w:asciiTheme="minorEastAsia" w:hAnsiTheme="minorEastAsia" w:hint="eastAsia"/>
                  <w:sz w:val="24"/>
                  <w:szCs w:val="24"/>
                </w:rPr>
                <w:t>通过系统人机对话</w:t>
              </w:r>
            </w:ins>
            <w:ins w:id="113" w:author="WangDaWei 王大伟 [LNX5] [华北航线中心]" w:date="2024-06-13T15:19:00Z">
              <w:r w:rsidR="00204CEB">
                <w:rPr>
                  <w:rFonts w:asciiTheme="minorEastAsia" w:hAnsiTheme="minorEastAsia" w:hint="eastAsia"/>
                  <w:sz w:val="24"/>
                  <w:szCs w:val="24"/>
                </w:rPr>
                <w:t>界面输入故障、中英文输出推荐排</w:t>
              </w:r>
              <w:proofErr w:type="gramStart"/>
              <w:r w:rsidR="00204CEB">
                <w:rPr>
                  <w:rFonts w:asciiTheme="minorEastAsia" w:hAnsiTheme="minorEastAsia" w:hint="eastAsia"/>
                  <w:sz w:val="24"/>
                  <w:szCs w:val="24"/>
                </w:rPr>
                <w:t>故方案</w:t>
              </w:r>
              <w:proofErr w:type="gramEnd"/>
              <w:r w:rsidR="00204CEB">
                <w:rPr>
                  <w:rFonts w:asciiTheme="minorEastAsia" w:hAnsiTheme="minorEastAsia" w:hint="eastAsia"/>
                  <w:sz w:val="24"/>
                  <w:szCs w:val="24"/>
                </w:rPr>
                <w:t>的</w:t>
              </w:r>
            </w:ins>
            <w:ins w:id="114" w:author="TanYue 谭悦 [LNX] [华北航线中心]" w:date="2024-05-13T17:40:00Z">
              <w:r>
                <w:rPr>
                  <w:rFonts w:asciiTheme="minorEastAsia" w:hAnsiTheme="minorEastAsia" w:hint="eastAsia"/>
                  <w:sz w:val="24"/>
                  <w:szCs w:val="24"/>
                </w:rPr>
                <w:t>模式，</w:t>
              </w:r>
            </w:ins>
            <w:r>
              <w:rPr>
                <w:rFonts w:asciiTheme="minorEastAsia" w:hAnsiTheme="minorEastAsia" w:hint="eastAsia"/>
                <w:sz w:val="24"/>
                <w:szCs w:val="24"/>
              </w:rPr>
              <w:t>使工程师能够快速调取和智能匹配排故历史数据</w:t>
            </w:r>
            <w:ins w:id="115" w:author="WangDaWei 王大伟 [LNX5] [华北航线中心]" w:date="2024-06-13T15:20:00Z">
              <w:r w:rsidR="00204CEB">
                <w:rPr>
                  <w:rFonts w:asciiTheme="minorEastAsia" w:hAnsiTheme="minorEastAsia" w:hint="eastAsia"/>
                  <w:sz w:val="24"/>
                  <w:szCs w:val="24"/>
                </w:rPr>
                <w:t>；系统</w:t>
              </w:r>
            </w:ins>
            <w:del w:id="116" w:author="WangDaWei 王大伟 [LNX5] [华北航线中心]" w:date="2024-06-13T15:19:00Z">
              <w:r w:rsidDel="00204CEB">
                <w:rPr>
                  <w:rFonts w:asciiTheme="minorEastAsia" w:hAnsiTheme="minorEastAsia" w:hint="eastAsia"/>
                  <w:sz w:val="24"/>
                  <w:szCs w:val="24"/>
                </w:rPr>
                <w:delText>，</w:delText>
              </w:r>
            </w:del>
            <w:del w:id="117" w:author="WangDaWei 王大伟 [LNX5] [华北航线中心]" w:date="2024-06-13T15:20:00Z">
              <w:r w:rsidDel="00204CEB">
                <w:rPr>
                  <w:rFonts w:asciiTheme="minorEastAsia" w:hAnsiTheme="minorEastAsia" w:hint="eastAsia"/>
                  <w:sz w:val="24"/>
                  <w:szCs w:val="24"/>
                </w:rPr>
                <w:delText>并</w:delText>
              </w:r>
            </w:del>
            <w:r>
              <w:rPr>
                <w:rFonts w:asciiTheme="minorEastAsia" w:hAnsiTheme="minorEastAsia" w:hint="eastAsia"/>
                <w:sz w:val="24"/>
                <w:szCs w:val="24"/>
              </w:rPr>
              <w:t>自动对</w:t>
            </w:r>
            <w:ins w:id="118" w:author="WangDaWei 王大伟 [LNX5] [华北航线中心]" w:date="2024-06-13T15:20:00Z">
              <w:r w:rsidR="00204CEB">
                <w:rPr>
                  <w:rFonts w:asciiTheme="minorEastAsia" w:hAnsiTheme="minorEastAsia" w:hint="eastAsia"/>
                  <w:sz w:val="24"/>
                  <w:szCs w:val="24"/>
                </w:rPr>
                <w:t>记录的</w:t>
              </w:r>
            </w:ins>
            <w:del w:id="119" w:author="WangDaWei 王大伟 [LNX5] [华北航线中心]" w:date="2024-06-13T15:20:00Z">
              <w:r w:rsidDel="00204CEB">
                <w:rPr>
                  <w:rFonts w:asciiTheme="minorEastAsia" w:hAnsiTheme="minorEastAsia" w:hint="eastAsia"/>
                  <w:sz w:val="24"/>
                  <w:szCs w:val="24"/>
                </w:rPr>
                <w:delText>相关</w:delText>
              </w:r>
            </w:del>
            <w:ins w:id="120" w:author="WangDaWei 王大伟 [LNX5] [华北航线中心]" w:date="2024-06-13T15:20:00Z">
              <w:r w:rsidR="00204CEB">
                <w:rPr>
                  <w:rFonts w:asciiTheme="minorEastAsia" w:hAnsiTheme="minorEastAsia" w:hint="eastAsia"/>
                  <w:sz w:val="24"/>
                  <w:szCs w:val="24"/>
                </w:rPr>
                <w:t>排</w:t>
              </w:r>
              <w:proofErr w:type="gramStart"/>
              <w:r w:rsidR="00204CEB">
                <w:rPr>
                  <w:rFonts w:asciiTheme="minorEastAsia" w:hAnsiTheme="minorEastAsia" w:hint="eastAsia"/>
                  <w:sz w:val="24"/>
                  <w:szCs w:val="24"/>
                </w:rPr>
                <w:t>故</w:t>
              </w:r>
            </w:ins>
            <w:r>
              <w:rPr>
                <w:rFonts w:asciiTheme="minorEastAsia" w:hAnsiTheme="minorEastAsia" w:hint="eastAsia"/>
                <w:sz w:val="24"/>
                <w:szCs w:val="24"/>
              </w:rPr>
              <w:t>数据</w:t>
            </w:r>
            <w:proofErr w:type="gramEnd"/>
            <w:r>
              <w:rPr>
                <w:rFonts w:asciiTheme="minorEastAsia" w:hAnsiTheme="minorEastAsia" w:hint="eastAsia"/>
                <w:sz w:val="24"/>
                <w:szCs w:val="24"/>
              </w:rPr>
              <w:t>进行分析，</w:t>
            </w:r>
            <w:ins w:id="121" w:author="WangDaWei 王大伟 [LNX5] [华北航线中心]" w:date="2024-06-13T15:20:00Z">
              <w:r w:rsidR="00204CEB">
                <w:rPr>
                  <w:rFonts w:asciiTheme="minorEastAsia" w:hAnsiTheme="minorEastAsia" w:hint="eastAsia"/>
                  <w:sz w:val="24"/>
                  <w:szCs w:val="24"/>
                </w:rPr>
                <w:t>通过可用于</w:t>
              </w:r>
            </w:ins>
            <w:ins w:id="122" w:author="WangDaWei 王大伟 [LNX5] [华北航线中心]" w:date="2024-06-13T15:21:00Z">
              <w:r w:rsidR="00204CEB">
                <w:rPr>
                  <w:rFonts w:asciiTheme="minorEastAsia" w:hAnsiTheme="minorEastAsia" w:hint="eastAsia"/>
                  <w:sz w:val="24"/>
                  <w:szCs w:val="24"/>
                </w:rPr>
                <w:t>快速</w:t>
              </w:r>
            </w:ins>
            <w:ins w:id="123" w:author="WangDaWei 王大伟 [LNX5] [华北航线中心]" w:date="2024-06-13T15:20:00Z">
              <w:r w:rsidR="00204CEB">
                <w:rPr>
                  <w:rFonts w:asciiTheme="minorEastAsia" w:hAnsiTheme="minorEastAsia" w:hint="eastAsia"/>
                  <w:sz w:val="24"/>
                  <w:szCs w:val="24"/>
                </w:rPr>
                <w:t>查询完整排</w:t>
              </w:r>
              <w:proofErr w:type="gramStart"/>
              <w:r w:rsidR="00204CEB">
                <w:rPr>
                  <w:rFonts w:asciiTheme="minorEastAsia" w:hAnsiTheme="minorEastAsia" w:hint="eastAsia"/>
                  <w:sz w:val="24"/>
                  <w:szCs w:val="24"/>
                </w:rPr>
                <w:t>故过程</w:t>
              </w:r>
              <w:proofErr w:type="gramEnd"/>
              <w:r w:rsidR="00204CEB">
                <w:rPr>
                  <w:rFonts w:asciiTheme="minorEastAsia" w:hAnsiTheme="minorEastAsia" w:hint="eastAsia"/>
                  <w:sz w:val="24"/>
                  <w:szCs w:val="24"/>
                </w:rPr>
                <w:t>的数据</w:t>
              </w:r>
            </w:ins>
            <w:ins w:id="124" w:author="WangDaWei 王大伟 [LNX5] [华北航线中心]" w:date="2024-06-13T15:21:00Z">
              <w:r w:rsidR="00204CEB">
                <w:rPr>
                  <w:rFonts w:asciiTheme="minorEastAsia" w:hAnsiTheme="minorEastAsia" w:hint="eastAsia"/>
                  <w:sz w:val="24"/>
                  <w:szCs w:val="24"/>
                </w:rPr>
                <w:t>库</w:t>
              </w:r>
            </w:ins>
            <w:r>
              <w:rPr>
                <w:rFonts w:asciiTheme="minorEastAsia" w:hAnsiTheme="minorEastAsia" w:hint="eastAsia"/>
                <w:sz w:val="24"/>
                <w:szCs w:val="24"/>
              </w:rPr>
              <w:t>给出系统推荐的中英文对照排故方案。</w:t>
            </w:r>
            <w:ins w:id="125" w:author="WangDaWei 王大伟 [LNX5] [华北航线中心]" w:date="2024-05-06T14:16:00Z">
              <w:del w:id="126" w:author="TanYue 谭悦 [LNX] [华北航线中心]" w:date="2024-05-13T17:40:00Z">
                <w:r>
                  <w:rPr>
                    <w:rFonts w:asciiTheme="minorEastAsia" w:hAnsiTheme="minorEastAsia" w:hint="eastAsia"/>
                    <w:sz w:val="24"/>
                    <w:szCs w:val="24"/>
                    <w:rPrChange w:id="127" w:author="WangDaWei 王大伟 [LNX5] [华北航线中心]" w:date="2024-05-08T13:31:00Z">
                      <w:rPr>
                        <w:rFonts w:asciiTheme="minorEastAsia" w:hAnsiTheme="minorEastAsia" w:hint="eastAsia"/>
                        <w:color w:val="FF0000"/>
                        <w:sz w:val="24"/>
                        <w:szCs w:val="24"/>
                      </w:rPr>
                    </w:rPrChange>
                  </w:rPr>
                  <w:delText>将故障统一</w:delText>
                </w:r>
              </w:del>
            </w:ins>
            <w:ins w:id="128" w:author="WangDaWei 王大伟 [LNX5] [华北航线中心]" w:date="2024-05-06T14:17:00Z">
              <w:del w:id="129" w:author="TanYue 谭悦 [LNX] [华北航线中心]" w:date="2024-05-13T17:40:00Z">
                <w:r>
                  <w:rPr>
                    <w:rFonts w:asciiTheme="minorEastAsia" w:hAnsiTheme="minorEastAsia" w:hint="eastAsia"/>
                    <w:sz w:val="24"/>
                    <w:szCs w:val="24"/>
                    <w:rPrChange w:id="130" w:author="WangDaWei 王大伟 [LNX5] [华北航线中心]" w:date="2024-05-08T13:31:00Z">
                      <w:rPr>
                        <w:rFonts w:asciiTheme="minorEastAsia" w:hAnsiTheme="minorEastAsia" w:hint="eastAsia"/>
                        <w:color w:val="FF0000"/>
                        <w:sz w:val="24"/>
                        <w:szCs w:val="24"/>
                      </w:rPr>
                    </w:rPrChange>
                  </w:rPr>
                  <w:delText>由</w:delText>
                </w:r>
              </w:del>
            </w:ins>
            <w:ins w:id="131" w:author="WangDaWei 王大伟 [LNX5] [华北航线中心]" w:date="2024-05-06T14:16:00Z">
              <w:del w:id="132" w:author="TanYue 谭悦 [LNX] [华北航线中心]" w:date="2024-05-13T17:40:00Z">
                <w:r>
                  <w:rPr>
                    <w:rFonts w:asciiTheme="minorEastAsia" w:hAnsiTheme="minorEastAsia" w:hint="eastAsia"/>
                    <w:sz w:val="24"/>
                    <w:szCs w:val="24"/>
                    <w:rPrChange w:id="133" w:author="WangDaWei 王大伟 [LNX5] [华北航线中心]" w:date="2024-05-08T13:31:00Z">
                      <w:rPr>
                        <w:rFonts w:asciiTheme="minorEastAsia" w:hAnsiTheme="minorEastAsia" w:hint="eastAsia"/>
                        <w:color w:val="FF0000"/>
                        <w:sz w:val="24"/>
                        <w:szCs w:val="24"/>
                      </w:rPr>
                    </w:rPrChange>
                  </w:rPr>
                  <w:delText>中文输入</w:delText>
                </w:r>
              </w:del>
            </w:ins>
            <w:ins w:id="134" w:author="WangDaWei 王大伟 [LNX5] [华北航线中心]" w:date="2024-05-06T14:17:00Z">
              <w:del w:id="135" w:author="TanYue 谭悦 [LNX] [华北航线中心]" w:date="2024-05-13T17:40:00Z">
                <w:r>
                  <w:rPr>
                    <w:rFonts w:asciiTheme="minorEastAsia" w:hAnsiTheme="minorEastAsia" w:hint="eastAsia"/>
                    <w:sz w:val="24"/>
                    <w:szCs w:val="24"/>
                    <w:rPrChange w:id="136" w:author="WangDaWei 王大伟 [LNX5] [华北航线中心]" w:date="2024-05-08T13:31:00Z">
                      <w:rPr>
                        <w:rFonts w:asciiTheme="minorEastAsia" w:hAnsiTheme="minorEastAsia" w:hint="eastAsia"/>
                        <w:color w:val="FF0000"/>
                        <w:sz w:val="24"/>
                        <w:szCs w:val="24"/>
                      </w:rPr>
                    </w:rPrChange>
                  </w:rPr>
                  <w:delText>，</w:delText>
                </w:r>
              </w:del>
              <w:del w:id="137" w:author="TanYue 谭悦 [LNX] [华北航线中心]" w:date="2024-05-13T17:41:00Z">
                <w:r>
                  <w:rPr>
                    <w:rFonts w:asciiTheme="minorEastAsia" w:hAnsiTheme="minorEastAsia" w:hint="eastAsia"/>
                    <w:sz w:val="24"/>
                    <w:szCs w:val="24"/>
                    <w:rPrChange w:id="138" w:author="WangDaWei 王大伟 [LNX5] [华北航线中心]" w:date="2024-05-08T13:31:00Z">
                      <w:rPr>
                        <w:rFonts w:asciiTheme="minorEastAsia" w:hAnsiTheme="minorEastAsia" w:hint="eastAsia"/>
                        <w:color w:val="FF0000"/>
                        <w:sz w:val="24"/>
                        <w:szCs w:val="24"/>
                      </w:rPr>
                    </w:rPrChange>
                  </w:rPr>
                  <w:delText>建议，</w:delText>
                </w:r>
              </w:del>
            </w:ins>
            <w:ins w:id="139" w:author="WangDaWei 王大伟 [LNX5] [华北航线中心]" w:date="2024-05-06T14:18:00Z">
              <w:del w:id="140" w:author="TanYue 谭悦 [LNX] [华北航线中心]" w:date="2024-05-13T17:41:00Z">
                <w:r>
                  <w:rPr>
                    <w:rFonts w:asciiTheme="minorEastAsia" w:hAnsiTheme="minorEastAsia" w:hint="eastAsia"/>
                    <w:sz w:val="24"/>
                    <w:szCs w:val="24"/>
                    <w:rPrChange w:id="141" w:author="WangDaWei 王大伟 [LNX5] [华北航线中心]" w:date="2024-05-08T13:31:00Z">
                      <w:rPr>
                        <w:rFonts w:asciiTheme="minorEastAsia" w:hAnsiTheme="minorEastAsia" w:hint="eastAsia"/>
                        <w:color w:val="FF0000"/>
                        <w:sz w:val="24"/>
                        <w:szCs w:val="24"/>
                      </w:rPr>
                    </w:rPrChange>
                  </w:rPr>
                  <w:delText>做到排故方案更加标准化</w:delText>
                </w:r>
              </w:del>
            </w:ins>
            <w:del w:id="142" w:author="TanYue 谭悦 [LNX] [华北航线中心]" w:date="2024-05-13T17:41:00Z">
              <w:r>
                <w:rPr>
                  <w:rFonts w:asciiTheme="minorEastAsia" w:hAnsiTheme="minorEastAsia" w:hint="eastAsia"/>
                  <w:sz w:val="24"/>
                  <w:szCs w:val="24"/>
                </w:rPr>
                <w:delText>提高准确性</w:delText>
              </w:r>
            </w:del>
            <w:del w:id="143" w:author="魏来红" w:date="2024-06-13T14:27:00Z">
              <w:r w:rsidDel="008430FC">
                <w:rPr>
                  <w:rFonts w:asciiTheme="minorEastAsia" w:hAnsiTheme="minorEastAsia" w:hint="eastAsia"/>
                  <w:sz w:val="24"/>
                  <w:szCs w:val="24"/>
                </w:rPr>
                <w:delText>。</w:delText>
              </w:r>
            </w:del>
          </w:p>
          <w:p w14:paraId="3611A825" w14:textId="77777777" w:rsidR="00D04BAC" w:rsidRDefault="00DC777A">
            <w:pPr>
              <w:widowControl/>
              <w:spacing w:line="360" w:lineRule="auto"/>
              <w:ind w:firstLineChars="200" w:firstLine="480"/>
              <w:jc w:val="left"/>
              <w:rPr>
                <w:del w:id="144" w:author="WangDaWei 王大伟 [LNX5] [华北航线中心]" w:date="2024-04-01T15:30:00Z"/>
                <w:rFonts w:asciiTheme="minorEastAsia" w:hAnsiTheme="minorEastAsia"/>
                <w:sz w:val="24"/>
                <w:szCs w:val="24"/>
              </w:rPr>
            </w:pPr>
            <w:del w:id="145" w:author="WangDaWei 王大伟 [LNX5] [华北航线中心]" w:date="2024-05-06T14:18:00Z">
              <w:r>
                <w:rPr>
                  <w:rFonts w:asciiTheme="minorEastAsia" w:hAnsiTheme="minorEastAsia" w:hint="eastAsia"/>
                  <w:sz w:val="24"/>
                  <w:szCs w:val="24"/>
                </w:rPr>
                <w:delText>提高效率。</w:delText>
              </w:r>
            </w:del>
            <w:del w:id="146" w:author="WangDaWei 王大伟 [LNX5] [华北航线中心]" w:date="2024-03-06T13:29:00Z">
              <w:r>
                <w:rPr>
                  <w:rFonts w:asciiTheme="minorEastAsia" w:hAnsiTheme="minorEastAsia" w:hint="eastAsia"/>
                  <w:sz w:val="24"/>
                  <w:szCs w:val="24"/>
                </w:rPr>
                <w:delText>可应用于一线排故的系统。</w:delText>
              </w:r>
            </w:del>
          </w:p>
          <w:p w14:paraId="5E6C7093" w14:textId="77777777" w:rsidR="00D04BAC" w:rsidRDefault="00D04BAC">
            <w:pPr>
              <w:widowControl/>
              <w:spacing w:line="360" w:lineRule="auto"/>
              <w:ind w:firstLineChars="200" w:firstLine="480"/>
              <w:jc w:val="left"/>
              <w:rPr>
                <w:sz w:val="24"/>
              </w:rPr>
              <w:pPrChange w:id="147" w:author="WangDaWei 王大伟 [LNX5] [华北航线中心]" w:date="2024-05-06T14:18:00Z">
                <w:pPr>
                  <w:widowControl/>
                  <w:spacing w:line="360" w:lineRule="auto"/>
                  <w:jc w:val="left"/>
                </w:pPr>
              </w:pPrChange>
            </w:pPr>
          </w:p>
          <w:p w14:paraId="0127AF24" w14:textId="77777777" w:rsidR="00D04BAC" w:rsidRDefault="00DC777A">
            <w:pPr>
              <w:spacing w:line="360" w:lineRule="auto"/>
              <w:jc w:val="left"/>
              <w:rPr>
                <w:sz w:val="24"/>
              </w:rPr>
            </w:pPr>
            <w:commentRangeStart w:id="148"/>
            <w:r>
              <w:rPr>
                <w:b/>
                <w:sz w:val="24"/>
              </w:rPr>
              <w:t xml:space="preserve">2. </w:t>
            </w:r>
            <w:r>
              <w:rPr>
                <w:rFonts w:hint="eastAsia"/>
                <w:b/>
                <w:sz w:val="24"/>
              </w:rPr>
              <w:t>项</w:t>
            </w:r>
            <w:r>
              <w:rPr>
                <w:rFonts w:hint="eastAsia"/>
                <w:b/>
                <w:sz w:val="24"/>
                <w:szCs w:val="24"/>
              </w:rPr>
              <w:t>目达</w:t>
            </w:r>
            <w:r>
              <w:rPr>
                <w:rFonts w:hint="eastAsia"/>
                <w:b/>
                <w:sz w:val="24"/>
              </w:rPr>
              <w:t>成指标</w:t>
            </w:r>
            <w:r>
              <w:rPr>
                <w:rFonts w:asciiTheme="minorEastAsia" w:hAnsiTheme="minorEastAsia" w:hint="eastAsia"/>
                <w:sz w:val="22"/>
                <w:szCs w:val="24"/>
              </w:rPr>
              <w:t>：</w:t>
            </w:r>
            <w:commentRangeEnd w:id="148"/>
            <w:r>
              <w:rPr>
                <w:rStyle w:val="ae"/>
              </w:rPr>
              <w:commentReference w:id="148"/>
            </w:r>
          </w:p>
          <w:p w14:paraId="672166ED" w14:textId="77777777" w:rsidR="00D04BAC" w:rsidRDefault="00DC777A">
            <w:pPr>
              <w:spacing w:line="360" w:lineRule="auto"/>
              <w:ind w:firstLine="1"/>
              <w:jc w:val="left"/>
              <w:rPr>
                <w:sz w:val="24"/>
              </w:rPr>
            </w:pPr>
            <w:r>
              <w:rPr>
                <w:rFonts w:hint="eastAsia"/>
                <w:sz w:val="24"/>
              </w:rPr>
              <w:t>（</w:t>
            </w:r>
            <w:r>
              <w:rPr>
                <w:rFonts w:hint="eastAsia"/>
                <w:sz w:val="24"/>
              </w:rPr>
              <w:t>1</w:t>
            </w:r>
            <w:r>
              <w:rPr>
                <w:rFonts w:hint="eastAsia"/>
                <w:sz w:val="24"/>
              </w:rPr>
              <w:t>）技术经济指标</w:t>
            </w:r>
            <w:r>
              <w:rPr>
                <w:rFonts w:hint="eastAsia"/>
                <w:sz w:val="24"/>
              </w:rPr>
              <w:t>:</w:t>
            </w:r>
          </w:p>
          <w:p w14:paraId="07768E2F" w14:textId="77777777" w:rsidR="00D04BAC" w:rsidRDefault="00DC777A">
            <w:pPr>
              <w:spacing w:line="360" w:lineRule="auto"/>
              <w:ind w:firstLineChars="200" w:firstLine="480"/>
              <w:jc w:val="left"/>
              <w:rPr>
                <w:del w:id="149" w:author="WangDaWei 王大伟 [LNX5] [华北航线中心]" w:date="2023-11-30T17:19:00Z"/>
                <w:sz w:val="24"/>
              </w:rPr>
            </w:pPr>
            <w:del w:id="150" w:author="WangDaWei 王大伟 [LNX5] [华北航线中心]" w:date="2023-11-30T17:19:00Z">
              <w:r>
                <w:rPr>
                  <w:rFonts w:asciiTheme="minorEastAsia" w:hAnsiTheme="minorEastAsia" w:hint="eastAsia"/>
                  <w:sz w:val="24"/>
                  <w:szCs w:val="24"/>
                </w:rPr>
                <w:delText>基于智能数字化飞机故障诊断辅助系统</w:delText>
              </w:r>
              <w:r>
                <w:rPr>
                  <w:rFonts w:hint="eastAsia"/>
                  <w:sz w:val="24"/>
                </w:rPr>
                <w:delText>的应用，有助于提高飞机故障处置效率，减少人力、时间投入，缩短故障处置时间，减少因故障处置导致的长时间延误造成的旅客赔偿，并通过数据分析和积累，为可靠性管理和发动机状态管控提供数据基础。</w:delText>
              </w:r>
            </w:del>
          </w:p>
          <w:p w14:paraId="6A394CC1" w14:textId="77777777" w:rsidR="00D04BAC" w:rsidRDefault="00DC777A">
            <w:pPr>
              <w:spacing w:line="360" w:lineRule="auto"/>
              <w:ind w:firstLineChars="300" w:firstLine="720"/>
              <w:jc w:val="left"/>
              <w:rPr>
                <w:sz w:val="24"/>
              </w:rPr>
            </w:pPr>
            <w:r>
              <w:rPr>
                <w:rFonts w:hint="eastAsia"/>
                <w:sz w:val="24"/>
              </w:rPr>
              <w:t xml:space="preserve">1. </w:t>
            </w:r>
            <w:r>
              <w:rPr>
                <w:rFonts w:hint="eastAsia"/>
                <w:sz w:val="24"/>
              </w:rPr>
              <w:t>工程师处理故障响应时间缩短：目前排故工程师在收到故障到给出排</w:t>
            </w:r>
            <w:proofErr w:type="gramStart"/>
            <w:r>
              <w:rPr>
                <w:rFonts w:hint="eastAsia"/>
                <w:sz w:val="24"/>
              </w:rPr>
              <w:t>故方案</w:t>
            </w:r>
            <w:proofErr w:type="gramEnd"/>
            <w:r>
              <w:rPr>
                <w:rFonts w:hint="eastAsia"/>
                <w:sz w:val="24"/>
              </w:rPr>
              <w:t>所需时间约在</w:t>
            </w:r>
            <w:r>
              <w:rPr>
                <w:sz w:val="24"/>
              </w:rPr>
              <w:t>1H</w:t>
            </w:r>
            <w:r>
              <w:rPr>
                <w:rFonts w:hint="eastAsia"/>
                <w:sz w:val="24"/>
              </w:rPr>
              <w:t>左右，使用新系统后，预计可缩短至</w:t>
            </w:r>
            <w:r>
              <w:rPr>
                <w:sz w:val="24"/>
              </w:rPr>
              <w:t>0.5H</w:t>
            </w:r>
            <w:r>
              <w:rPr>
                <w:rFonts w:hint="eastAsia"/>
                <w:sz w:val="24"/>
              </w:rPr>
              <w:t>，时间成本可缩短</w:t>
            </w:r>
            <w:r>
              <w:rPr>
                <w:sz w:val="24"/>
              </w:rPr>
              <w:t>50</w:t>
            </w:r>
            <w:r>
              <w:rPr>
                <w:rFonts w:hint="eastAsia"/>
                <w:sz w:val="24"/>
              </w:rPr>
              <w:t>%</w:t>
            </w:r>
            <w:r>
              <w:rPr>
                <w:rFonts w:hint="eastAsia"/>
                <w:sz w:val="24"/>
              </w:rPr>
              <w:t>；</w:t>
            </w:r>
          </w:p>
          <w:p w14:paraId="33428458" w14:textId="77777777" w:rsidR="00D04BAC" w:rsidRDefault="00DC777A">
            <w:pPr>
              <w:spacing w:line="360" w:lineRule="auto"/>
              <w:ind w:firstLineChars="300" w:firstLine="720"/>
              <w:jc w:val="left"/>
              <w:rPr>
                <w:sz w:val="24"/>
              </w:rPr>
              <w:pPrChange w:id="151" w:author="WangDaWei 王大伟 [LNX5] [华北航线中心]" w:date="2023-11-30T17:19:00Z">
                <w:pPr>
                  <w:spacing w:line="360" w:lineRule="auto"/>
                  <w:ind w:firstLine="1"/>
                  <w:jc w:val="left"/>
                </w:pPr>
              </w:pPrChange>
            </w:pPr>
            <w:r>
              <w:rPr>
                <w:sz w:val="24"/>
              </w:rPr>
              <w:t>2</w:t>
            </w:r>
            <w:r>
              <w:rPr>
                <w:rFonts w:hint="eastAsia"/>
                <w:sz w:val="24"/>
              </w:rPr>
              <w:t xml:space="preserve">. </w:t>
            </w:r>
            <w:r>
              <w:rPr>
                <w:rFonts w:hint="eastAsia"/>
                <w:sz w:val="24"/>
              </w:rPr>
              <w:t>工程师排故准确率提高：现有重复故障或疑难故障数量每年约有</w:t>
            </w:r>
            <w:r>
              <w:rPr>
                <w:rFonts w:hint="eastAsia"/>
                <w:sz w:val="24"/>
              </w:rPr>
              <w:t>3</w:t>
            </w:r>
            <w:r>
              <w:rPr>
                <w:sz w:val="24"/>
              </w:rPr>
              <w:t>00</w:t>
            </w:r>
            <w:r>
              <w:rPr>
                <w:rFonts w:hint="eastAsia"/>
                <w:sz w:val="24"/>
              </w:rPr>
              <w:t>条，目前工程师平均每条疑难或重复故障需要处理</w:t>
            </w:r>
            <w:r>
              <w:rPr>
                <w:sz w:val="24"/>
              </w:rPr>
              <w:t>4-5</w:t>
            </w:r>
            <w:r>
              <w:rPr>
                <w:rFonts w:hint="eastAsia"/>
                <w:sz w:val="24"/>
              </w:rPr>
              <w:t>次，使用新系统后，更加精准锁定故障源，预计可缩短处理次数至</w:t>
            </w:r>
            <w:r>
              <w:rPr>
                <w:rFonts w:hint="eastAsia"/>
                <w:sz w:val="24"/>
              </w:rPr>
              <w:t>2</w:t>
            </w:r>
            <w:r>
              <w:rPr>
                <w:sz w:val="24"/>
              </w:rPr>
              <w:t>-3</w:t>
            </w:r>
            <w:r>
              <w:rPr>
                <w:rFonts w:hint="eastAsia"/>
                <w:sz w:val="24"/>
              </w:rPr>
              <w:t>次，缩短重复故障或疑难故障处理次数，提高处置效率</w:t>
            </w:r>
            <w:r>
              <w:rPr>
                <w:sz w:val="24"/>
              </w:rPr>
              <w:t>40-50%</w:t>
            </w:r>
            <w:r>
              <w:rPr>
                <w:rFonts w:hint="eastAsia"/>
                <w:sz w:val="24"/>
              </w:rPr>
              <w:t>；</w:t>
            </w:r>
          </w:p>
          <w:p w14:paraId="19DC03F4" w14:textId="77777777" w:rsidR="00D04BAC" w:rsidRDefault="00DC777A">
            <w:pPr>
              <w:spacing w:line="360" w:lineRule="auto"/>
              <w:ind w:firstLineChars="300" w:firstLine="720"/>
              <w:jc w:val="left"/>
              <w:rPr>
                <w:sz w:val="24"/>
              </w:rPr>
            </w:pPr>
            <w:r>
              <w:rPr>
                <w:sz w:val="24"/>
              </w:rPr>
              <w:t xml:space="preserve">3. </w:t>
            </w:r>
            <w:r>
              <w:rPr>
                <w:rFonts w:hint="eastAsia"/>
                <w:sz w:val="24"/>
              </w:rPr>
              <w:t>节约航材成本：目前每架飞机重要系统排故所需排故器材平均为</w:t>
            </w:r>
            <w:r>
              <w:rPr>
                <w:rFonts w:hint="eastAsia"/>
                <w:sz w:val="24"/>
              </w:rPr>
              <w:t>3-4</w:t>
            </w:r>
            <w:r>
              <w:rPr>
                <w:rFonts w:hint="eastAsia"/>
                <w:sz w:val="24"/>
              </w:rPr>
              <w:t>个，使用新系统后，可减少不必要的部件更换，预计每架飞机重要系统排故所需排故器材减少至</w:t>
            </w:r>
            <w:r>
              <w:rPr>
                <w:rFonts w:hint="eastAsia"/>
                <w:sz w:val="24"/>
              </w:rPr>
              <w:t>1-2</w:t>
            </w:r>
            <w:r>
              <w:rPr>
                <w:rFonts w:hint="eastAsia"/>
                <w:sz w:val="24"/>
              </w:rPr>
              <w:t>个，节约</w:t>
            </w:r>
            <w:r>
              <w:rPr>
                <w:rFonts w:hint="eastAsia"/>
                <w:sz w:val="24"/>
              </w:rPr>
              <w:t>5</w:t>
            </w:r>
            <w:r>
              <w:rPr>
                <w:sz w:val="24"/>
              </w:rPr>
              <w:t>0%</w:t>
            </w:r>
            <w:r>
              <w:rPr>
                <w:rFonts w:hint="eastAsia"/>
                <w:sz w:val="24"/>
              </w:rPr>
              <w:t>航材更换。</w:t>
            </w:r>
            <w:r>
              <w:rPr>
                <w:sz w:val="24"/>
              </w:rPr>
              <w:t xml:space="preserve"> </w:t>
            </w:r>
          </w:p>
          <w:p w14:paraId="28907545" w14:textId="6F75F401" w:rsidR="00D04BAC" w:rsidDel="00F444D4" w:rsidRDefault="00DC777A">
            <w:pPr>
              <w:spacing w:line="360" w:lineRule="auto"/>
              <w:ind w:firstLine="1"/>
              <w:jc w:val="left"/>
              <w:rPr>
                <w:del w:id="152" w:author="魏来红" w:date="2024-06-13T13:48:00Z"/>
                <w:sz w:val="24"/>
              </w:rPr>
            </w:pPr>
            <w:del w:id="153" w:author="魏来红" w:date="2024-06-13T13:48:00Z">
              <w:r w:rsidDel="00F444D4">
                <w:rPr>
                  <w:rFonts w:hint="eastAsia"/>
                  <w:sz w:val="24"/>
                </w:rPr>
                <w:delText>该系统成熟、完善后，可用于技术方案输出，为公司提供利润增长。</w:delText>
              </w:r>
            </w:del>
          </w:p>
          <w:p w14:paraId="48EF926F" w14:textId="5B727F69" w:rsidR="00D04BAC" w:rsidDel="00F444D4" w:rsidRDefault="00DC777A">
            <w:pPr>
              <w:spacing w:line="360" w:lineRule="auto"/>
              <w:ind w:firstLine="1"/>
              <w:jc w:val="left"/>
              <w:rPr>
                <w:del w:id="154" w:author="魏来红" w:date="2024-06-13T13:48:00Z"/>
                <w:sz w:val="24"/>
              </w:rPr>
            </w:pPr>
            <w:del w:id="155" w:author="魏来红" w:date="2024-06-13T13:48:00Z">
              <w:r w:rsidDel="00F444D4">
                <w:rPr>
                  <w:rFonts w:hint="eastAsia"/>
                  <w:sz w:val="24"/>
                </w:rPr>
                <w:delText>（</w:delText>
              </w:r>
              <w:r w:rsidDel="00F444D4">
                <w:rPr>
                  <w:rFonts w:hint="eastAsia"/>
                  <w:sz w:val="24"/>
                </w:rPr>
                <w:delText>2</w:delText>
              </w:r>
              <w:r w:rsidDel="00F444D4">
                <w:rPr>
                  <w:rFonts w:hint="eastAsia"/>
                  <w:sz w:val="24"/>
                </w:rPr>
                <w:delText>）社会效益指标：</w:delText>
              </w:r>
            </w:del>
          </w:p>
          <w:p w14:paraId="29D19946" w14:textId="446DD1D6" w:rsidR="00D04BAC" w:rsidDel="00F444D4" w:rsidRDefault="00DC777A">
            <w:pPr>
              <w:spacing w:line="360" w:lineRule="auto"/>
              <w:ind w:firstLine="1"/>
              <w:jc w:val="left"/>
              <w:rPr>
                <w:del w:id="156" w:author="魏来红" w:date="2024-06-13T13:48:00Z"/>
                <w:sz w:val="24"/>
              </w:rPr>
            </w:pPr>
            <w:del w:id="157" w:author="魏来红" w:date="2024-06-13T13:48:00Z">
              <w:r w:rsidDel="00F444D4">
                <w:rPr>
                  <w:rFonts w:hint="eastAsia"/>
                  <w:sz w:val="24"/>
                </w:rPr>
                <w:delText xml:space="preserve">     </w:delText>
              </w:r>
            </w:del>
            <w:del w:id="158" w:author="魏来红" w:date="2024-06-13T13:57:00Z">
              <w:r w:rsidDel="00A13BF3">
                <w:rPr>
                  <w:rFonts w:hint="eastAsia"/>
                  <w:sz w:val="24"/>
                </w:rPr>
                <w:delText>飞机故障诊断辅助系统技术的应用，可用于人员培训，有助于减少培训人力、时间投入，缩短被训人员适岗时间，提升被训人员业务能力，以及项目延伸性推广应用。</w:delText>
              </w:r>
            </w:del>
          </w:p>
          <w:p w14:paraId="68F1C9F3" w14:textId="77777777" w:rsidR="00D04BAC" w:rsidRDefault="00D04BAC">
            <w:pPr>
              <w:spacing w:line="360" w:lineRule="auto"/>
              <w:ind w:firstLine="1"/>
              <w:jc w:val="left"/>
              <w:rPr>
                <w:sz w:val="24"/>
              </w:rPr>
              <w:pPrChange w:id="159" w:author="魏来红" w:date="2024-06-13T13:48:00Z">
                <w:pPr>
                  <w:spacing w:line="360" w:lineRule="auto"/>
                  <w:jc w:val="left"/>
                </w:pPr>
              </w:pPrChange>
            </w:pPr>
          </w:p>
        </w:tc>
      </w:tr>
    </w:tbl>
    <w:p w14:paraId="2DB78E21" w14:textId="77777777" w:rsidR="00D04BAC" w:rsidRDefault="00DC777A">
      <w:pPr>
        <w:widowControl/>
        <w:jc w:val="left"/>
        <w:rPr>
          <w:rFonts w:ascii="黑体" w:eastAsia="黑体" w:hAnsi="黑体"/>
          <w:sz w:val="32"/>
        </w:rPr>
      </w:pPr>
      <w:r>
        <w:rPr>
          <w:rFonts w:ascii="黑体" w:eastAsia="黑体" w:hAnsi="黑体" w:hint="eastAsia"/>
          <w:sz w:val="32"/>
        </w:rPr>
        <w:lastRenderedPageBreak/>
        <w:t>三、总体思路及采取的措施</w:t>
      </w:r>
    </w:p>
    <w:tbl>
      <w:tblPr>
        <w:tblStyle w:val="ad"/>
        <w:tblW w:w="8693" w:type="dxa"/>
        <w:tblLook w:val="04A0" w:firstRow="1" w:lastRow="0" w:firstColumn="1" w:lastColumn="0" w:noHBand="0" w:noVBand="1"/>
      </w:tblPr>
      <w:tblGrid>
        <w:gridCol w:w="8693"/>
      </w:tblGrid>
      <w:tr w:rsidR="00D04BAC" w14:paraId="1BFE1D72" w14:textId="77777777">
        <w:tc>
          <w:tcPr>
            <w:tcW w:w="8693" w:type="dxa"/>
          </w:tcPr>
          <w:p w14:paraId="75D44414" w14:textId="77777777" w:rsidR="00D04BAC" w:rsidRDefault="00DC777A">
            <w:pPr>
              <w:widowControl/>
              <w:spacing w:line="360" w:lineRule="auto"/>
              <w:jc w:val="left"/>
              <w:rPr>
                <w:rFonts w:asciiTheme="minorEastAsia" w:hAnsiTheme="minorEastAsia"/>
                <w:b/>
                <w:sz w:val="24"/>
                <w:szCs w:val="24"/>
              </w:rPr>
            </w:pPr>
            <w:r>
              <w:rPr>
                <w:rFonts w:asciiTheme="minorEastAsia" w:hAnsiTheme="minorEastAsia" w:hint="eastAsia"/>
                <w:b/>
                <w:sz w:val="24"/>
                <w:szCs w:val="24"/>
              </w:rPr>
              <w:t xml:space="preserve">1. </w:t>
            </w:r>
            <w:r>
              <w:rPr>
                <w:rFonts w:asciiTheme="minorEastAsia" w:hAnsiTheme="minorEastAsia"/>
                <w:b/>
                <w:sz w:val="24"/>
                <w:szCs w:val="24"/>
              </w:rPr>
              <w:t>拟</w:t>
            </w:r>
            <w:r>
              <w:rPr>
                <w:rFonts w:asciiTheme="minorEastAsia" w:hAnsiTheme="minorEastAsia" w:hint="eastAsia"/>
                <w:b/>
                <w:sz w:val="24"/>
                <w:szCs w:val="24"/>
              </w:rPr>
              <w:t>解决的关键技术问题（主要研究内容）：</w:t>
            </w:r>
          </w:p>
          <w:p w14:paraId="6B44A707" w14:textId="77777777" w:rsidR="00D04BAC" w:rsidRPr="00D04BAC" w:rsidRDefault="00DC777A">
            <w:pPr>
              <w:widowControl/>
              <w:spacing w:line="360" w:lineRule="auto"/>
              <w:jc w:val="left"/>
              <w:rPr>
                <w:rFonts w:ascii="宋体" w:eastAsia="宋体" w:hAnsi="宋体"/>
                <w:sz w:val="24"/>
                <w:szCs w:val="24"/>
                <w:rPrChange w:id="160" w:author="WangDaWei 王大伟 [LNX5] [华北航线中心]" w:date="2024-05-08T13:32:00Z">
                  <w:rPr>
                    <w:rFonts w:asciiTheme="minorEastAsia" w:hAnsiTheme="minorEastAsia"/>
                    <w:sz w:val="24"/>
                    <w:szCs w:val="24"/>
                  </w:rPr>
                </w:rPrChange>
              </w:rPr>
            </w:pPr>
            <w:r>
              <w:rPr>
                <w:rFonts w:ascii="宋体" w:eastAsia="宋体" w:hAnsi="宋体" w:hint="eastAsia"/>
                <w:sz w:val="24"/>
                <w:szCs w:val="24"/>
                <w:rPrChange w:id="161" w:author="WangDaWei 王大伟 [LNX5] [华北航线中心]" w:date="2024-05-08T13:32:00Z">
                  <w:rPr>
                    <w:rFonts w:asciiTheme="minorEastAsia" w:hAnsiTheme="minorEastAsia" w:hint="eastAsia"/>
                    <w:sz w:val="24"/>
                    <w:szCs w:val="24"/>
                  </w:rPr>
                </w:rPrChange>
              </w:rPr>
              <w:t>（</w:t>
            </w:r>
            <w:r>
              <w:rPr>
                <w:rFonts w:ascii="宋体" w:eastAsia="宋体" w:hAnsi="宋体"/>
                <w:sz w:val="24"/>
                <w:szCs w:val="24"/>
                <w:rPrChange w:id="162" w:author="WangDaWei 王大伟 [LNX5] [华北航线中心]" w:date="2024-05-08T13:32:00Z">
                  <w:rPr>
                    <w:rFonts w:asciiTheme="minorEastAsia" w:hAnsiTheme="minorEastAsia"/>
                    <w:sz w:val="24"/>
                    <w:szCs w:val="24"/>
                  </w:rPr>
                </w:rPrChange>
              </w:rPr>
              <w:t>1</w:t>
            </w:r>
            <w:r>
              <w:rPr>
                <w:rFonts w:ascii="宋体" w:eastAsia="宋体" w:hAnsi="宋体" w:hint="eastAsia"/>
                <w:sz w:val="24"/>
                <w:szCs w:val="24"/>
                <w:rPrChange w:id="163" w:author="WangDaWei 王大伟 [LNX5] [华北航线中心]" w:date="2024-05-08T13:32:00Z">
                  <w:rPr>
                    <w:rFonts w:asciiTheme="minorEastAsia" w:hAnsiTheme="minorEastAsia" w:hint="eastAsia"/>
                    <w:sz w:val="24"/>
                    <w:szCs w:val="24"/>
                  </w:rPr>
                </w:rPrChange>
              </w:rPr>
              <w:t>）</w:t>
            </w:r>
            <w:r>
              <w:rPr>
                <w:rFonts w:ascii="宋体" w:eastAsia="宋体" w:hAnsi="宋体" w:hint="eastAsia"/>
                <w:sz w:val="24"/>
                <w:szCs w:val="24"/>
              </w:rPr>
              <w:t>对于发生的故障，是否历史出现过，是否有历史的处置经验及成功案例，每位工程师靠人脑记忆不可能做到面面俱到，存在人员经验的差异性和局限性</w:t>
            </w:r>
            <w:ins w:id="164" w:author="WangDaWei 王大伟 [LNX5] [华北航线中心]" w:date="2024-05-06T14:22:00Z">
              <w:del w:id="165" w:author="尝试" w:date="2024-05-06T17:50:00Z">
                <w:r>
                  <w:rPr>
                    <w:rFonts w:ascii="宋体" w:eastAsia="宋体" w:hAnsi="宋体" w:hint="eastAsia"/>
                    <w:sz w:val="24"/>
                    <w:szCs w:val="24"/>
                  </w:rPr>
                  <w:delText>标准</w:delText>
                </w:r>
              </w:del>
            </w:ins>
            <w:ins w:id="166" w:author="WangDaWei 王大伟 [LNX5] [华北航线中心]" w:date="2024-05-08T13:28:00Z">
              <w:r>
                <w:rPr>
                  <w:rFonts w:ascii="宋体" w:eastAsia="宋体" w:hAnsi="宋体" w:hint="eastAsia"/>
                  <w:sz w:val="24"/>
                  <w:szCs w:val="24"/>
                </w:rPr>
                <w:t>；</w:t>
              </w:r>
            </w:ins>
            <w:del w:id="167" w:author="WangDaWei 王大伟 [LNX5] [华北航线中心]" w:date="2024-01-19T16:11:00Z">
              <w:r>
                <w:rPr>
                  <w:rFonts w:ascii="宋体" w:eastAsia="宋体" w:hAnsi="宋体" w:hint="eastAsia"/>
                  <w:sz w:val="24"/>
                  <w:szCs w:val="24"/>
                  <w:rPrChange w:id="168" w:author="WangDaWei 王大伟 [LNX5] [华北航线中心]" w:date="2024-05-08T13:32:00Z">
                    <w:rPr>
                      <w:rFonts w:asciiTheme="minorEastAsia" w:hAnsiTheme="minorEastAsia" w:hint="eastAsia"/>
                      <w:sz w:val="24"/>
                      <w:szCs w:val="24"/>
                    </w:rPr>
                  </w:rPrChange>
                </w:rPr>
                <w:delText>系统构架设计</w:delText>
              </w:r>
            </w:del>
          </w:p>
          <w:p w14:paraId="43C8A9CF" w14:textId="77777777" w:rsidR="00D04BAC" w:rsidRDefault="00DC777A">
            <w:pPr>
              <w:widowControl/>
              <w:spacing w:line="360" w:lineRule="auto"/>
              <w:jc w:val="left"/>
              <w:rPr>
                <w:ins w:id="169" w:author="WangDaWei 王大伟 [LNX5] [华北航线中心]" w:date="2024-05-06T15:04:00Z"/>
                <w:rFonts w:ascii="宋体" w:eastAsia="宋体" w:hAnsi="宋体"/>
                <w:sz w:val="24"/>
                <w:szCs w:val="24"/>
              </w:rPr>
            </w:pPr>
            <w:r>
              <w:rPr>
                <w:rFonts w:ascii="宋体" w:eastAsia="宋体" w:hAnsi="宋体" w:hint="eastAsia"/>
                <w:sz w:val="24"/>
                <w:szCs w:val="24"/>
                <w:rPrChange w:id="170" w:author="WangDaWei 王大伟 [LNX5] [华北航线中心]" w:date="2024-05-08T13:32:00Z">
                  <w:rPr>
                    <w:rFonts w:asciiTheme="minorEastAsia" w:hAnsiTheme="minorEastAsia" w:hint="eastAsia"/>
                    <w:sz w:val="24"/>
                    <w:szCs w:val="24"/>
                  </w:rPr>
                </w:rPrChange>
              </w:rPr>
              <w:lastRenderedPageBreak/>
              <w:t>（</w:t>
            </w:r>
            <w:r>
              <w:rPr>
                <w:rFonts w:ascii="宋体" w:eastAsia="宋体" w:hAnsi="宋体"/>
                <w:sz w:val="24"/>
                <w:szCs w:val="24"/>
                <w:rPrChange w:id="171" w:author="WangDaWei 王大伟 [LNX5] [华北航线中心]" w:date="2024-05-08T13:32:00Z">
                  <w:rPr>
                    <w:rFonts w:asciiTheme="minorEastAsia" w:hAnsiTheme="minorEastAsia"/>
                    <w:sz w:val="24"/>
                    <w:szCs w:val="24"/>
                  </w:rPr>
                </w:rPrChange>
              </w:rPr>
              <w:t>2）</w:t>
            </w:r>
            <w:r>
              <w:rPr>
                <w:rFonts w:ascii="宋体" w:eastAsia="宋体" w:hAnsi="宋体" w:hint="eastAsia"/>
                <w:sz w:val="24"/>
                <w:szCs w:val="24"/>
              </w:rPr>
              <w:t>工程师在面对故障时，在现有条件下，不能够快速调取该故障的历史数据以及相关排故方案，需要查询多个系统及文档，耗费时间较多；</w:t>
            </w:r>
            <w:ins w:id="172" w:author="尝试" w:date="2024-05-06T17:51:00Z">
              <w:del w:id="173" w:author="WangDaWei 王大伟 [LNX5] [华北航线中心]" w:date="2024-05-08T13:28:00Z">
                <w:r>
                  <w:rPr>
                    <w:rFonts w:ascii="宋体" w:eastAsia="宋体" w:hAnsi="宋体" w:hint="eastAsia"/>
                    <w:sz w:val="24"/>
                    <w:szCs w:val="24"/>
                  </w:rPr>
                  <w:delText>格式</w:delText>
                </w:r>
              </w:del>
            </w:ins>
            <w:ins w:id="174" w:author="尝试" w:date="2024-05-06T17:52:00Z">
              <w:del w:id="175" w:author="WangDaWei 王大伟 [LNX5] [华北航线中心]" w:date="2024-05-08T13:28:00Z">
                <w:r>
                  <w:rPr>
                    <w:rFonts w:ascii="宋体" w:eastAsia="宋体" w:hAnsi="宋体" w:hint="eastAsia"/>
                    <w:sz w:val="24"/>
                    <w:szCs w:val="24"/>
                  </w:rPr>
                  <w:delText>智能化理解并</w:delText>
                </w:r>
              </w:del>
            </w:ins>
          </w:p>
          <w:p w14:paraId="04274431" w14:textId="77777777" w:rsidR="00D04BAC" w:rsidRPr="00D04BAC" w:rsidRDefault="00DC777A">
            <w:pPr>
              <w:widowControl/>
              <w:spacing w:line="360" w:lineRule="auto"/>
              <w:jc w:val="left"/>
              <w:rPr>
                <w:ins w:id="176" w:author="WangDaWei 王大伟 [LNX5] [华北航线中心]" w:date="2024-05-06T15:08:00Z"/>
                <w:rFonts w:ascii="宋体" w:eastAsia="宋体" w:hAnsi="宋体"/>
                <w:sz w:val="24"/>
                <w:szCs w:val="24"/>
                <w:rPrChange w:id="177" w:author="WangDaWei 王大伟 [LNX5] [华北航线中心]" w:date="2024-05-08T13:32:00Z">
                  <w:rPr>
                    <w:ins w:id="178" w:author="WangDaWei 王大伟 [LNX5] [华北航线中心]" w:date="2024-05-06T15:08:00Z"/>
                    <w:rFonts w:ascii="宋体" w:eastAsia="宋体" w:hAnsi="宋体"/>
                    <w:color w:val="FF0000"/>
                    <w:sz w:val="24"/>
                    <w:szCs w:val="24"/>
                  </w:rPr>
                </w:rPrChange>
              </w:rPr>
            </w:pPr>
            <w:ins w:id="179" w:author="WangDaWei 王大伟 [LNX5] [华北航线中心]" w:date="2024-05-06T15:04:00Z">
              <w:r>
                <w:rPr>
                  <w:rFonts w:ascii="宋体" w:eastAsia="宋体" w:hAnsi="宋体" w:hint="eastAsia"/>
                  <w:sz w:val="24"/>
                  <w:szCs w:val="24"/>
                </w:rPr>
                <w:t>（</w:t>
              </w:r>
              <w:r>
                <w:rPr>
                  <w:rFonts w:ascii="宋体" w:eastAsia="宋体" w:hAnsi="宋体"/>
                  <w:sz w:val="24"/>
                  <w:szCs w:val="24"/>
                </w:rPr>
                <w:t>3</w:t>
              </w:r>
              <w:r>
                <w:rPr>
                  <w:rFonts w:ascii="宋体" w:eastAsia="宋体" w:hAnsi="宋体" w:hint="eastAsia"/>
                  <w:sz w:val="24"/>
                  <w:szCs w:val="24"/>
                </w:rPr>
                <w:t>）</w:t>
              </w:r>
            </w:ins>
            <w:r>
              <w:rPr>
                <w:rFonts w:ascii="宋体" w:eastAsia="宋体" w:hAnsi="宋体" w:hint="eastAsia"/>
                <w:sz w:val="24"/>
                <w:szCs w:val="24"/>
              </w:rPr>
              <w:t>工程师在处理故障时</w:t>
            </w:r>
            <w:r>
              <w:rPr>
                <w:rFonts w:ascii="宋体" w:eastAsia="宋体" w:hAnsi="宋体"/>
                <w:sz w:val="24"/>
                <w:szCs w:val="24"/>
              </w:rPr>
              <w:t>，</w:t>
            </w:r>
            <w:r>
              <w:rPr>
                <w:rFonts w:ascii="宋体" w:eastAsia="宋体" w:hAnsi="宋体" w:hint="eastAsia"/>
                <w:sz w:val="24"/>
                <w:szCs w:val="24"/>
              </w:rPr>
              <w:t>需要从现有故障现象查询排故手册</w:t>
            </w:r>
            <w:r>
              <w:rPr>
                <w:rFonts w:ascii="宋体" w:eastAsia="宋体" w:hAnsi="宋体"/>
                <w:sz w:val="24"/>
                <w:szCs w:val="24"/>
              </w:rPr>
              <w:t>，</w:t>
            </w:r>
            <w:ins w:id="180" w:author="WangDaWei 王大伟 [LNX5] [华北航线中心]" w:date="2024-05-06T15:04:00Z">
              <w:r>
                <w:rPr>
                  <w:rFonts w:ascii="宋体" w:eastAsia="宋体" w:hAnsi="宋体" w:hint="eastAsia"/>
                  <w:sz w:val="24"/>
                  <w:szCs w:val="24"/>
                  <w:rPrChange w:id="181" w:author="WangDaWei 王大伟 [LNX5] [华北航线中心]" w:date="2024-05-08T13:32:00Z">
                    <w:rPr>
                      <w:rFonts w:ascii="宋体" w:eastAsia="宋体" w:hAnsi="宋体" w:hint="eastAsia"/>
                      <w:color w:val="FF0000"/>
                      <w:sz w:val="24"/>
                      <w:szCs w:val="24"/>
                    </w:rPr>
                  </w:rPrChange>
                </w:rPr>
                <w:t>排故</w:t>
              </w:r>
            </w:ins>
            <w:ins w:id="182" w:author="WangDaWei 王大伟 [LNX5] [华北航线中心]" w:date="2024-05-06T15:05:00Z">
              <w:r>
                <w:rPr>
                  <w:rFonts w:ascii="宋体" w:eastAsia="宋体" w:hAnsi="宋体" w:hint="eastAsia"/>
                  <w:sz w:val="24"/>
                  <w:szCs w:val="24"/>
                  <w:rPrChange w:id="183" w:author="WangDaWei 王大伟 [LNX5] [华北航线中心]" w:date="2024-05-08T13:32:00Z">
                    <w:rPr>
                      <w:rFonts w:ascii="宋体" w:eastAsia="宋体" w:hAnsi="宋体" w:hint="eastAsia"/>
                      <w:color w:val="FF0000"/>
                      <w:sz w:val="24"/>
                      <w:szCs w:val="24"/>
                    </w:rPr>
                  </w:rPrChange>
                </w:rPr>
                <w:t>手册判断逻辑</w:t>
              </w:r>
            </w:ins>
            <w:ins w:id="184" w:author="TanYue 谭悦 [LNX] [华北航线中心]" w:date="2024-05-13T17:48:00Z">
              <w:r>
                <w:rPr>
                  <w:rFonts w:ascii="宋体" w:eastAsia="宋体" w:hAnsi="宋体" w:hint="eastAsia"/>
                  <w:sz w:val="24"/>
                  <w:szCs w:val="24"/>
                </w:rPr>
                <w:t>复杂</w:t>
              </w:r>
            </w:ins>
            <w:ins w:id="185" w:author="WangDaWei 王大伟 [LNX5] [华北航线中心]" w:date="2024-05-06T15:05:00Z">
              <w:del w:id="186" w:author="TanYue 谭悦 [LNX] [华北航线中心]" w:date="2024-05-13T17:48:00Z">
                <w:r>
                  <w:rPr>
                    <w:rFonts w:ascii="宋体" w:eastAsia="宋体" w:hAnsi="宋体" w:hint="eastAsia"/>
                    <w:sz w:val="24"/>
                    <w:szCs w:val="24"/>
                    <w:rPrChange w:id="187" w:author="WangDaWei 王大伟 [LNX5] [华北航线中心]" w:date="2024-05-08T13:32:00Z">
                      <w:rPr>
                        <w:rFonts w:ascii="宋体" w:eastAsia="宋体" w:hAnsi="宋体" w:hint="eastAsia"/>
                        <w:color w:val="FF0000"/>
                        <w:sz w:val="24"/>
                        <w:szCs w:val="24"/>
                      </w:rPr>
                    </w:rPrChange>
                  </w:rPr>
                  <w:delText>繁多</w:delText>
                </w:r>
              </w:del>
            </w:ins>
            <w:ins w:id="188" w:author="WangDaWei 王大伟 [LNX5] [华北航线中心]" w:date="2024-05-06T15:04:00Z">
              <w:r>
                <w:rPr>
                  <w:rFonts w:ascii="宋体" w:eastAsia="宋体" w:hAnsi="宋体" w:hint="eastAsia"/>
                  <w:sz w:val="24"/>
                  <w:szCs w:val="24"/>
                  <w:rPrChange w:id="189" w:author="WangDaWei 王大伟 [LNX5] [华北航线中心]" w:date="2024-05-08T13:32:00Z">
                    <w:rPr>
                      <w:rFonts w:ascii="宋体" w:eastAsia="宋体" w:hAnsi="宋体" w:hint="eastAsia"/>
                      <w:color w:val="FF0000"/>
                      <w:sz w:val="24"/>
                      <w:szCs w:val="24"/>
                    </w:rPr>
                  </w:rPrChange>
                </w:rPr>
                <w:t>，</w:t>
              </w:r>
            </w:ins>
            <w:r>
              <w:rPr>
                <w:rFonts w:ascii="宋体" w:eastAsia="宋体" w:hAnsi="宋体" w:hint="eastAsia"/>
                <w:sz w:val="24"/>
                <w:szCs w:val="24"/>
              </w:rPr>
              <w:t>在时间紧张以及航班运行压力下</w:t>
            </w:r>
            <w:r>
              <w:rPr>
                <w:rFonts w:ascii="宋体" w:eastAsia="宋体" w:hAnsi="宋体"/>
                <w:sz w:val="24"/>
                <w:szCs w:val="24"/>
              </w:rPr>
              <w:t>，</w:t>
            </w:r>
            <w:ins w:id="190" w:author="WangDaWei 王大伟 [LNX5] [华北航线中心]" w:date="2024-05-06T15:05:00Z">
              <w:r>
                <w:rPr>
                  <w:rFonts w:ascii="宋体" w:eastAsia="宋体" w:hAnsi="宋体" w:hint="eastAsia"/>
                  <w:sz w:val="24"/>
                  <w:szCs w:val="24"/>
                  <w:rPrChange w:id="191" w:author="WangDaWei 王大伟 [LNX5] [华北航线中心]" w:date="2024-05-08T13:32:00Z">
                    <w:rPr>
                      <w:rFonts w:ascii="宋体" w:eastAsia="宋体" w:hAnsi="宋体" w:hint="eastAsia"/>
                      <w:color w:val="FF0000"/>
                      <w:sz w:val="24"/>
                      <w:szCs w:val="24"/>
                    </w:rPr>
                  </w:rPrChange>
                </w:rPr>
                <w:t>以现有排故手册</w:t>
              </w:r>
            </w:ins>
            <w:ins w:id="192" w:author="TanYue 谭悦 [LNX] [华北航线中心]" w:date="2024-05-13T17:48:00Z">
              <w:r>
                <w:rPr>
                  <w:rFonts w:ascii="宋体" w:eastAsia="宋体" w:hAnsi="宋体" w:hint="eastAsia"/>
                  <w:sz w:val="24"/>
                  <w:szCs w:val="24"/>
                </w:rPr>
                <w:t>文本描述形式</w:t>
              </w:r>
            </w:ins>
            <w:ins w:id="193" w:author="WangDaWei 王大伟 [LNX5] [华北航线中心]" w:date="2024-05-06T15:05:00Z">
              <w:del w:id="194" w:author="TanYue 谭悦 [LNX] [华北航线中心]" w:date="2024-05-13T17:48:00Z">
                <w:r>
                  <w:rPr>
                    <w:rFonts w:ascii="宋体" w:eastAsia="宋体" w:hAnsi="宋体" w:hint="eastAsia"/>
                    <w:sz w:val="24"/>
                    <w:szCs w:val="24"/>
                    <w:rPrChange w:id="195" w:author="WangDaWei 王大伟 [LNX5] [华北航线中心]" w:date="2024-05-08T13:32:00Z">
                      <w:rPr>
                        <w:rFonts w:ascii="宋体" w:eastAsia="宋体" w:hAnsi="宋体" w:hint="eastAsia"/>
                        <w:color w:val="FF0000"/>
                        <w:sz w:val="24"/>
                        <w:szCs w:val="24"/>
                      </w:rPr>
                    </w:rPrChange>
                  </w:rPr>
                  <w:delText>文档</w:delText>
                </w:r>
              </w:del>
              <w:r>
                <w:rPr>
                  <w:rFonts w:ascii="宋体" w:eastAsia="宋体" w:hAnsi="宋体" w:hint="eastAsia"/>
                  <w:sz w:val="24"/>
                  <w:szCs w:val="24"/>
                  <w:rPrChange w:id="196" w:author="WangDaWei 王大伟 [LNX5] [华北航线中心]" w:date="2024-05-08T13:32:00Z">
                    <w:rPr>
                      <w:rFonts w:ascii="宋体" w:eastAsia="宋体" w:hAnsi="宋体" w:hint="eastAsia"/>
                      <w:color w:val="FF0000"/>
                      <w:sz w:val="24"/>
                      <w:szCs w:val="24"/>
                    </w:rPr>
                  </w:rPrChange>
                </w:rPr>
                <w:t>查看排</w:t>
              </w:r>
              <w:proofErr w:type="gramStart"/>
              <w:r>
                <w:rPr>
                  <w:rFonts w:ascii="宋体" w:eastAsia="宋体" w:hAnsi="宋体" w:hint="eastAsia"/>
                  <w:sz w:val="24"/>
                  <w:szCs w:val="24"/>
                  <w:rPrChange w:id="197" w:author="WangDaWei 王大伟 [LNX5] [华北航线中心]" w:date="2024-05-08T13:32:00Z">
                    <w:rPr>
                      <w:rFonts w:ascii="宋体" w:eastAsia="宋体" w:hAnsi="宋体" w:hint="eastAsia"/>
                      <w:color w:val="FF0000"/>
                      <w:sz w:val="24"/>
                      <w:szCs w:val="24"/>
                    </w:rPr>
                  </w:rPrChange>
                </w:rPr>
                <w:t>故程序</w:t>
              </w:r>
              <w:proofErr w:type="gramEnd"/>
              <w:r>
                <w:rPr>
                  <w:rFonts w:ascii="宋体" w:eastAsia="宋体" w:hAnsi="宋体" w:hint="eastAsia"/>
                  <w:sz w:val="24"/>
                  <w:szCs w:val="24"/>
                  <w:rPrChange w:id="198" w:author="WangDaWei 王大伟 [LNX5] [华北航线中心]" w:date="2024-05-08T13:32:00Z">
                    <w:rPr>
                      <w:rFonts w:ascii="宋体" w:eastAsia="宋体" w:hAnsi="宋体" w:hint="eastAsia"/>
                      <w:color w:val="FF0000"/>
                      <w:sz w:val="24"/>
                      <w:szCs w:val="24"/>
                    </w:rPr>
                  </w:rPrChange>
                </w:rPr>
                <w:t>容易</w:t>
              </w:r>
            </w:ins>
            <w:ins w:id="199" w:author="WangDaWei 王大伟 [LNX5] [华北航线中心]" w:date="2024-05-06T15:06:00Z">
              <w:r>
                <w:rPr>
                  <w:rFonts w:ascii="宋体" w:eastAsia="宋体" w:hAnsi="宋体" w:hint="eastAsia"/>
                  <w:sz w:val="24"/>
                  <w:szCs w:val="24"/>
                  <w:rPrChange w:id="200" w:author="WangDaWei 王大伟 [LNX5] [华北航线中心]" w:date="2024-05-08T13:32:00Z">
                    <w:rPr>
                      <w:rFonts w:ascii="宋体" w:eastAsia="宋体" w:hAnsi="宋体" w:hint="eastAsia"/>
                      <w:color w:val="FF0000"/>
                      <w:sz w:val="24"/>
                      <w:szCs w:val="24"/>
                    </w:rPr>
                  </w:rPrChange>
                </w:rPr>
                <w:t>遗漏步骤或忽略重要信息</w:t>
              </w:r>
            </w:ins>
            <w:ins w:id="201" w:author="WangDaWei 王大伟 [LNX5] [华北航线中心]" w:date="2024-05-08T13:28:00Z">
              <w:r>
                <w:rPr>
                  <w:rFonts w:ascii="宋体" w:eastAsia="宋体" w:hAnsi="宋体" w:hint="eastAsia"/>
                  <w:sz w:val="24"/>
                  <w:szCs w:val="24"/>
                  <w:rPrChange w:id="202" w:author="WangDaWei 王大伟 [LNX5] [华北航线中心]" w:date="2024-05-08T13:32:00Z">
                    <w:rPr>
                      <w:rFonts w:ascii="宋体" w:eastAsia="宋体" w:hAnsi="宋体" w:hint="eastAsia"/>
                      <w:color w:val="FF0000"/>
                      <w:sz w:val="24"/>
                      <w:szCs w:val="24"/>
                    </w:rPr>
                  </w:rPrChange>
                </w:rPr>
                <w:t>；</w:t>
              </w:r>
            </w:ins>
          </w:p>
          <w:p w14:paraId="716FC50B" w14:textId="77777777" w:rsidR="00D04BAC" w:rsidRPr="00D04BAC" w:rsidRDefault="00DC777A">
            <w:pPr>
              <w:widowControl/>
              <w:spacing w:line="360" w:lineRule="auto"/>
              <w:jc w:val="left"/>
              <w:rPr>
                <w:ins w:id="203" w:author="WangDaWei 王大伟 [LNX5] [华北航线中心]" w:date="2024-01-20T13:46:00Z"/>
                <w:rFonts w:ascii="宋体" w:eastAsia="宋体" w:hAnsi="宋体"/>
                <w:sz w:val="24"/>
                <w:szCs w:val="24"/>
                <w:rPrChange w:id="204" w:author="WangDaWei 王大伟 [LNX5] [华北航线中心]" w:date="2024-05-08T13:32:00Z">
                  <w:rPr>
                    <w:ins w:id="205" w:author="WangDaWei 王大伟 [LNX5] [华北航线中心]" w:date="2024-01-20T13:46:00Z"/>
                    <w:sz w:val="22"/>
                  </w:rPr>
                </w:rPrChange>
              </w:rPr>
            </w:pPr>
            <w:ins w:id="206" w:author="WangDaWei 王大伟 [LNX5] [华北航线中心]" w:date="2024-05-06T15:08:00Z">
              <w:r>
                <w:rPr>
                  <w:rFonts w:ascii="宋体" w:eastAsia="宋体" w:hAnsi="宋体" w:hint="eastAsia"/>
                  <w:sz w:val="24"/>
                  <w:szCs w:val="24"/>
                </w:rPr>
                <w:t>（</w:t>
              </w:r>
              <w:r>
                <w:rPr>
                  <w:rFonts w:ascii="宋体" w:eastAsia="宋体" w:hAnsi="宋体"/>
                  <w:sz w:val="24"/>
                  <w:szCs w:val="24"/>
                </w:rPr>
                <w:t>4</w:t>
              </w:r>
              <w:r>
                <w:rPr>
                  <w:rFonts w:ascii="宋体" w:eastAsia="宋体" w:hAnsi="宋体" w:hint="eastAsia"/>
                  <w:sz w:val="24"/>
                  <w:szCs w:val="24"/>
                </w:rPr>
                <w:t>）</w:t>
              </w:r>
            </w:ins>
            <w:r>
              <w:rPr>
                <w:rFonts w:ascii="宋体" w:eastAsia="宋体" w:hAnsi="宋体" w:hint="eastAsia"/>
                <w:sz w:val="24"/>
                <w:szCs w:val="24"/>
              </w:rPr>
              <w:t>现有排故手册均为英文文档，阅读困难，排故工程师在时间紧张以及航班运行压力下</w:t>
            </w:r>
            <w:r>
              <w:rPr>
                <w:rFonts w:ascii="宋体" w:eastAsia="宋体" w:hAnsi="宋体"/>
                <w:sz w:val="24"/>
                <w:szCs w:val="24"/>
              </w:rPr>
              <w:t>，</w:t>
            </w:r>
            <w:r>
              <w:rPr>
                <w:rFonts w:ascii="宋体" w:eastAsia="宋体" w:hAnsi="宋体" w:hint="eastAsia"/>
                <w:sz w:val="24"/>
                <w:szCs w:val="24"/>
              </w:rPr>
              <w:t>阅读英文手册易出现语句或词汇理解错误，导致工程师制定出不符合手册要求或排故逻辑的方案；</w:t>
            </w:r>
            <w:r>
              <w:rPr>
                <w:rFonts w:ascii="宋体" w:eastAsia="宋体" w:hAnsi="宋体"/>
                <w:sz w:val="24"/>
                <w:szCs w:val="24"/>
              </w:rPr>
              <w:t xml:space="preserve"> </w:t>
            </w:r>
          </w:p>
          <w:p w14:paraId="67E72E81" w14:textId="77777777" w:rsidR="00D04BAC" w:rsidRPr="00D04BAC" w:rsidRDefault="00DC777A">
            <w:pPr>
              <w:widowControl/>
              <w:spacing w:line="360" w:lineRule="auto"/>
              <w:jc w:val="left"/>
              <w:rPr>
                <w:del w:id="207" w:author="WangDaWei 王大伟 [LNX5] [华北航线中心]" w:date="2024-04-03T10:25:00Z"/>
                <w:rFonts w:ascii="宋体" w:eastAsia="宋体" w:hAnsi="宋体"/>
                <w:sz w:val="24"/>
                <w:szCs w:val="24"/>
                <w:rPrChange w:id="208" w:author="WangDaWei 王大伟 [LNX5] [华北航线中心]" w:date="2024-05-08T13:32:00Z">
                  <w:rPr>
                    <w:del w:id="209" w:author="WangDaWei 王大伟 [LNX5] [华北航线中心]" w:date="2024-04-03T10:25:00Z"/>
                    <w:rFonts w:asciiTheme="minorEastAsia" w:hAnsiTheme="minorEastAsia"/>
                    <w:sz w:val="24"/>
                    <w:szCs w:val="24"/>
                  </w:rPr>
                </w:rPrChange>
              </w:rPr>
            </w:pPr>
            <w:del w:id="210" w:author="WangDaWei 王大伟 [LNX5] [华北航线中心]" w:date="2024-01-19T16:11:00Z">
              <w:r>
                <w:rPr>
                  <w:rFonts w:ascii="宋体" w:eastAsia="宋体" w:hAnsi="宋体" w:hint="eastAsia"/>
                  <w:sz w:val="24"/>
                  <w:szCs w:val="24"/>
                  <w:rPrChange w:id="211" w:author="WangDaWei 王大伟 [LNX5] [华北航线中心]" w:date="2024-05-08T13:32:00Z">
                    <w:rPr>
                      <w:rFonts w:asciiTheme="minorEastAsia" w:hAnsiTheme="minorEastAsia" w:hint="eastAsia"/>
                      <w:sz w:val="24"/>
                      <w:szCs w:val="24"/>
                    </w:rPr>
                  </w:rPrChange>
                </w:rPr>
                <w:delText>人机对话方案选择</w:delText>
              </w:r>
            </w:del>
          </w:p>
          <w:p w14:paraId="2AF00047" w14:textId="77777777" w:rsidR="00D04BAC" w:rsidRPr="00D04BAC" w:rsidRDefault="00DC777A">
            <w:pPr>
              <w:widowControl/>
              <w:spacing w:line="360" w:lineRule="auto"/>
              <w:jc w:val="left"/>
              <w:rPr>
                <w:del w:id="212" w:author="WangDaWei 王大伟 [LNX5] [华北航线中心]" w:date="2024-01-19T16:12:00Z"/>
                <w:rFonts w:ascii="宋体" w:eastAsia="宋体" w:hAnsi="宋体"/>
                <w:sz w:val="24"/>
                <w:szCs w:val="24"/>
                <w:rPrChange w:id="213" w:author="WangDaWei 王大伟 [LNX5] [华北航线中心]" w:date="2024-05-08T13:32:00Z">
                  <w:rPr>
                    <w:del w:id="214" w:author="WangDaWei 王大伟 [LNX5] [华北航线中心]" w:date="2024-01-19T16:12:00Z"/>
                    <w:rFonts w:asciiTheme="minorEastAsia" w:hAnsiTheme="minorEastAsia"/>
                    <w:sz w:val="24"/>
                    <w:szCs w:val="24"/>
                  </w:rPr>
                </w:rPrChange>
              </w:rPr>
            </w:pPr>
            <w:r>
              <w:rPr>
                <w:rFonts w:ascii="宋体" w:eastAsia="宋体" w:hAnsi="宋体" w:hint="eastAsia"/>
                <w:sz w:val="24"/>
                <w:szCs w:val="24"/>
                <w:rPrChange w:id="215" w:author="WangDaWei 王大伟 [LNX5] [华北航线中心]" w:date="2024-05-08T13:32:00Z">
                  <w:rPr>
                    <w:rFonts w:asciiTheme="minorEastAsia" w:hAnsiTheme="minorEastAsia" w:hint="eastAsia"/>
                    <w:sz w:val="24"/>
                    <w:szCs w:val="24"/>
                  </w:rPr>
                </w:rPrChange>
              </w:rPr>
              <w:t>（</w:t>
            </w:r>
            <w:ins w:id="216" w:author="WangDaWei 王大伟 [LNX5] [华北航线中心]" w:date="2024-05-06T15:10:00Z">
              <w:r>
                <w:rPr>
                  <w:rFonts w:ascii="宋体" w:eastAsia="宋体" w:hAnsi="宋体"/>
                  <w:sz w:val="24"/>
                  <w:szCs w:val="24"/>
                </w:rPr>
                <w:t>5</w:t>
              </w:r>
            </w:ins>
            <w:del w:id="217" w:author="WangDaWei 王大伟 [LNX5] [华北航线中心]" w:date="2024-01-20T13:48:00Z">
              <w:r>
                <w:rPr>
                  <w:rFonts w:ascii="宋体" w:eastAsia="宋体" w:hAnsi="宋体"/>
                  <w:sz w:val="24"/>
                  <w:szCs w:val="24"/>
                  <w:rPrChange w:id="218" w:author="WangDaWei 王大伟 [LNX5] [华北航线中心]" w:date="2024-05-08T13:32:00Z">
                    <w:rPr>
                      <w:rFonts w:asciiTheme="minorEastAsia" w:hAnsiTheme="minorEastAsia"/>
                      <w:sz w:val="24"/>
                      <w:szCs w:val="24"/>
                    </w:rPr>
                  </w:rPrChange>
                </w:rPr>
                <w:delText>3</w:delText>
              </w:r>
            </w:del>
            <w:r>
              <w:rPr>
                <w:rFonts w:ascii="宋体" w:eastAsia="宋体" w:hAnsi="宋体" w:hint="eastAsia"/>
                <w:sz w:val="24"/>
                <w:szCs w:val="24"/>
                <w:rPrChange w:id="219" w:author="WangDaWei 王大伟 [LNX5] [华北航线中心]" w:date="2024-05-08T13:32:00Z">
                  <w:rPr>
                    <w:rFonts w:asciiTheme="minorEastAsia" w:hAnsiTheme="minorEastAsia" w:hint="eastAsia"/>
                    <w:sz w:val="24"/>
                    <w:szCs w:val="24"/>
                  </w:rPr>
                </w:rPrChange>
              </w:rPr>
              <w:t>）</w:t>
            </w:r>
            <w:r>
              <w:rPr>
                <w:rFonts w:ascii="宋体" w:eastAsia="宋体" w:hAnsi="宋体" w:hint="eastAsia"/>
                <w:sz w:val="24"/>
                <w:szCs w:val="24"/>
              </w:rPr>
              <w:t>排</w:t>
            </w:r>
            <w:proofErr w:type="gramStart"/>
            <w:r>
              <w:rPr>
                <w:rFonts w:ascii="宋体" w:eastAsia="宋体" w:hAnsi="宋体" w:hint="eastAsia"/>
                <w:sz w:val="24"/>
                <w:szCs w:val="24"/>
              </w:rPr>
              <w:t>故方案</w:t>
            </w:r>
            <w:proofErr w:type="gramEnd"/>
            <w:r>
              <w:rPr>
                <w:rFonts w:ascii="宋体" w:eastAsia="宋体" w:hAnsi="宋体" w:hint="eastAsia"/>
                <w:sz w:val="24"/>
                <w:szCs w:val="24"/>
              </w:rPr>
              <w:t>不仅以排故手册为基础，还要结合公司内管理规定和相关文件，现有条件下工程师在制定排</w:t>
            </w:r>
            <w:proofErr w:type="gramStart"/>
            <w:r>
              <w:rPr>
                <w:rFonts w:ascii="宋体" w:eastAsia="宋体" w:hAnsi="宋体" w:hint="eastAsia"/>
                <w:sz w:val="24"/>
                <w:szCs w:val="24"/>
              </w:rPr>
              <w:t>故方案</w:t>
            </w:r>
            <w:proofErr w:type="gramEnd"/>
            <w:r>
              <w:rPr>
                <w:rFonts w:ascii="宋体" w:eastAsia="宋体" w:hAnsi="宋体" w:hint="eastAsia"/>
                <w:sz w:val="24"/>
                <w:szCs w:val="24"/>
              </w:rPr>
              <w:t>时不能够做到全面覆盖，易造成排</w:t>
            </w:r>
            <w:proofErr w:type="gramStart"/>
            <w:r>
              <w:rPr>
                <w:rFonts w:ascii="宋体" w:eastAsia="宋体" w:hAnsi="宋体" w:hint="eastAsia"/>
                <w:sz w:val="24"/>
                <w:szCs w:val="24"/>
              </w:rPr>
              <w:t>故方案</w:t>
            </w:r>
            <w:proofErr w:type="gramEnd"/>
            <w:r>
              <w:rPr>
                <w:rFonts w:ascii="宋体" w:eastAsia="宋体" w:hAnsi="宋体" w:hint="eastAsia"/>
                <w:sz w:val="24"/>
                <w:szCs w:val="24"/>
              </w:rPr>
              <w:t>不能兼顾公司文件或规定的要求。</w:t>
            </w:r>
            <w:del w:id="220" w:author="WangDaWei 王大伟 [LNX5] [华北航线中心]" w:date="2024-01-19T16:12:00Z">
              <w:r>
                <w:rPr>
                  <w:rFonts w:ascii="宋体" w:eastAsia="宋体" w:hAnsi="宋体" w:hint="eastAsia"/>
                  <w:sz w:val="24"/>
                  <w:szCs w:val="24"/>
                  <w:rPrChange w:id="221" w:author="WangDaWei 王大伟 [LNX5] [华北航线中心]" w:date="2024-05-08T13:32:00Z">
                    <w:rPr>
                      <w:rFonts w:asciiTheme="minorEastAsia" w:hAnsiTheme="minorEastAsia" w:hint="eastAsia"/>
                      <w:sz w:val="24"/>
                      <w:szCs w:val="24"/>
                    </w:rPr>
                  </w:rPrChange>
                </w:rPr>
                <w:delText>机器学习和智能分析方案运用</w:delText>
              </w:r>
            </w:del>
          </w:p>
          <w:p w14:paraId="54476F78" w14:textId="77777777" w:rsidR="00D04BAC" w:rsidRPr="00D04BAC" w:rsidRDefault="00D04BAC">
            <w:pPr>
              <w:widowControl/>
              <w:spacing w:line="360" w:lineRule="auto"/>
              <w:jc w:val="left"/>
              <w:rPr>
                <w:ins w:id="222" w:author="WangDaWei 王大伟 [LNX5] [华北航线中心]" w:date="2024-01-19T16:12:00Z"/>
                <w:rFonts w:ascii="宋体" w:eastAsia="宋体" w:hAnsi="宋体"/>
                <w:sz w:val="24"/>
                <w:szCs w:val="24"/>
                <w:rPrChange w:id="223" w:author="WangDaWei 王大伟 [LNX5] [华北航线中心]" w:date="2024-01-20T14:04:00Z">
                  <w:rPr>
                    <w:ins w:id="224" w:author="WangDaWei 王大伟 [LNX5] [华北航线中心]" w:date="2024-01-19T16:12:00Z"/>
                    <w:rFonts w:asciiTheme="minorEastAsia" w:hAnsiTheme="minorEastAsia"/>
                    <w:sz w:val="24"/>
                    <w:szCs w:val="24"/>
                  </w:rPr>
                </w:rPrChange>
              </w:rPr>
            </w:pPr>
          </w:p>
          <w:p w14:paraId="538C39F7" w14:textId="77777777" w:rsidR="00D04BAC" w:rsidRPr="00D04BAC" w:rsidRDefault="00DC777A">
            <w:pPr>
              <w:widowControl/>
              <w:spacing w:line="360" w:lineRule="auto"/>
              <w:jc w:val="left"/>
              <w:rPr>
                <w:del w:id="225" w:author="WangDaWei 王大伟 [LNX5] [华北航线中心]" w:date="2024-05-06T14:30:00Z"/>
                <w:rFonts w:ascii="宋体" w:eastAsia="宋体" w:hAnsi="宋体"/>
                <w:sz w:val="24"/>
                <w:szCs w:val="24"/>
                <w:rPrChange w:id="226" w:author="WangDaWei 王大伟 [LNX5] [华北航线中心]" w:date="2024-01-20T14:04:00Z">
                  <w:rPr>
                    <w:del w:id="227" w:author="WangDaWei 王大伟 [LNX5] [华北航线中心]" w:date="2024-05-06T14:30:00Z"/>
                    <w:rFonts w:asciiTheme="minorEastAsia" w:hAnsiTheme="minorEastAsia"/>
                    <w:sz w:val="24"/>
                    <w:szCs w:val="24"/>
                  </w:rPr>
                </w:rPrChange>
              </w:rPr>
            </w:pPr>
            <w:del w:id="228" w:author="WangDaWei 王大伟 [LNX5] [华北航线中心]" w:date="2024-05-08T13:28:00Z">
              <w:r>
                <w:rPr>
                  <w:rFonts w:ascii="宋体" w:eastAsia="宋体" w:hAnsi="宋体" w:hint="eastAsia"/>
                  <w:sz w:val="24"/>
                  <w:szCs w:val="24"/>
                  <w:rPrChange w:id="229" w:author="WangDaWei 王大伟 [LNX5] [华北航线中心]" w:date="2024-01-20T14:04:00Z">
                    <w:rPr>
                      <w:rFonts w:asciiTheme="minorEastAsia" w:hAnsiTheme="minorEastAsia" w:hint="eastAsia"/>
                      <w:sz w:val="24"/>
                      <w:szCs w:val="24"/>
                    </w:rPr>
                  </w:rPrChange>
                </w:rPr>
                <w:delText>（</w:delText>
              </w:r>
            </w:del>
            <w:del w:id="230" w:author="WangDaWei 王大伟 [LNX5] [华北航线中心]" w:date="2024-01-20T13:51:00Z">
              <w:r>
                <w:rPr>
                  <w:rFonts w:ascii="宋体" w:eastAsia="宋体" w:hAnsi="宋体"/>
                  <w:sz w:val="24"/>
                  <w:szCs w:val="24"/>
                  <w:rPrChange w:id="231" w:author="WangDaWei 王大伟 [LNX5] [华北航线中心]" w:date="2024-01-20T14:04:00Z">
                    <w:rPr>
                      <w:rFonts w:asciiTheme="minorEastAsia" w:hAnsiTheme="minorEastAsia"/>
                      <w:sz w:val="24"/>
                      <w:szCs w:val="24"/>
                    </w:rPr>
                  </w:rPrChange>
                </w:rPr>
                <w:delText>4</w:delText>
              </w:r>
            </w:del>
            <w:del w:id="232" w:author="WangDaWei 王大伟 [LNX5] [华北航线中心]" w:date="2024-05-08T13:28:00Z">
              <w:r>
                <w:rPr>
                  <w:rFonts w:ascii="宋体" w:eastAsia="宋体" w:hAnsi="宋体" w:hint="eastAsia"/>
                  <w:sz w:val="24"/>
                  <w:szCs w:val="24"/>
                  <w:rPrChange w:id="233" w:author="WangDaWei 王大伟 [LNX5] [华北航线中心]" w:date="2024-01-20T14:04:00Z">
                    <w:rPr>
                      <w:rFonts w:asciiTheme="minorEastAsia" w:hAnsiTheme="minorEastAsia" w:hint="eastAsia"/>
                      <w:sz w:val="24"/>
                      <w:szCs w:val="24"/>
                    </w:rPr>
                  </w:rPrChange>
                </w:rPr>
                <w:delText>）</w:delText>
              </w:r>
            </w:del>
            <w:ins w:id="234" w:author="尝试" w:date="2024-05-06T17:56:00Z">
              <w:del w:id="235" w:author="WangDaWei 王大伟 [LNX5] [华北航线中心]" w:date="2024-05-08T13:28:00Z">
                <w:r>
                  <w:rPr>
                    <w:rFonts w:ascii="宋体" w:eastAsia="宋体" w:hAnsi="宋体" w:hint="eastAsia"/>
                    <w:color w:val="FF0000"/>
                    <w:sz w:val="24"/>
                    <w:szCs w:val="24"/>
                  </w:rPr>
                  <w:delText>记录</w:delText>
                </w:r>
              </w:del>
            </w:ins>
            <w:ins w:id="236" w:author="尝试" w:date="2024-05-06T17:58:00Z">
              <w:del w:id="237" w:author="WangDaWei 王大伟 [LNX5] [华北航线中心]" w:date="2024-05-08T13:28:00Z">
                <w:r>
                  <w:rPr>
                    <w:rFonts w:ascii="宋体" w:eastAsia="宋体" w:hAnsi="宋体" w:hint="eastAsia"/>
                    <w:color w:val="FF0000"/>
                    <w:sz w:val="24"/>
                    <w:szCs w:val="24"/>
                  </w:rPr>
                  <w:delText>飞机</w:delText>
                </w:r>
              </w:del>
            </w:ins>
            <w:ins w:id="238" w:author="尝试" w:date="2024-05-06T17:59:00Z">
              <w:del w:id="239" w:author="WangDaWei 王大伟 [LNX5] [华北航线中心]" w:date="2024-05-08T13:28:00Z">
                <w:r>
                  <w:rPr>
                    <w:rFonts w:ascii="宋体" w:eastAsia="宋体" w:hAnsi="宋体" w:hint="eastAsia"/>
                    <w:color w:val="FF0000"/>
                    <w:sz w:val="24"/>
                    <w:szCs w:val="24"/>
                  </w:rPr>
                  <w:delText>的</w:delText>
                </w:r>
              </w:del>
            </w:ins>
            <w:ins w:id="240" w:author="尝试" w:date="2024-05-06T17:58:00Z">
              <w:del w:id="241" w:author="WangDaWei 王大伟 [LNX5] [华北航线中心]" w:date="2024-05-08T13:28:00Z">
                <w:r>
                  <w:rPr>
                    <w:rFonts w:ascii="宋体" w:eastAsia="宋体" w:hAnsi="宋体" w:hint="eastAsia"/>
                    <w:color w:val="FF0000"/>
                    <w:sz w:val="24"/>
                    <w:szCs w:val="24"/>
                  </w:rPr>
                  <w:delText>平台</w:delText>
                </w:r>
              </w:del>
            </w:ins>
            <w:del w:id="242" w:author="WangDaWei 王大伟 [LNX5] [华北航线中心]" w:date="2024-01-19T16:12:00Z">
              <w:r>
                <w:rPr>
                  <w:rFonts w:ascii="宋体" w:eastAsia="宋体" w:hAnsi="宋体" w:hint="eastAsia"/>
                  <w:sz w:val="24"/>
                  <w:szCs w:val="24"/>
                  <w:rPrChange w:id="243" w:author="WangDaWei 王大伟 [LNX5] [华北航线中心]" w:date="2024-01-20T14:04:00Z">
                    <w:rPr>
                      <w:rFonts w:asciiTheme="minorEastAsia" w:hAnsiTheme="minorEastAsia" w:hint="eastAsia"/>
                      <w:sz w:val="24"/>
                      <w:szCs w:val="24"/>
                    </w:rPr>
                  </w:rPrChange>
                </w:rPr>
                <w:delText>输出方案模型</w:delText>
              </w:r>
            </w:del>
          </w:p>
          <w:p w14:paraId="45989DBC" w14:textId="77777777" w:rsidR="00D04BAC" w:rsidRPr="00D04BAC" w:rsidRDefault="00DC777A">
            <w:pPr>
              <w:widowControl/>
              <w:spacing w:line="360" w:lineRule="auto"/>
              <w:jc w:val="left"/>
              <w:rPr>
                <w:del w:id="244" w:author="WangDaWei 王大伟 [LNX5] [华北航线中心]" w:date="2023-11-30T17:22:00Z"/>
                <w:rFonts w:ascii="宋体" w:eastAsia="宋体" w:hAnsi="宋体"/>
                <w:sz w:val="24"/>
                <w:szCs w:val="24"/>
                <w:rPrChange w:id="245" w:author="WangDaWei 王大伟 [LNX5] [华北航线中心]" w:date="2024-01-20T14:04:00Z">
                  <w:rPr>
                    <w:del w:id="246" w:author="WangDaWei 王大伟 [LNX5] [华北航线中心]" w:date="2023-11-30T17:22:00Z"/>
                    <w:rFonts w:asciiTheme="minorEastAsia" w:hAnsiTheme="minorEastAsia"/>
                    <w:sz w:val="24"/>
                    <w:szCs w:val="24"/>
                  </w:rPr>
                </w:rPrChange>
              </w:rPr>
            </w:pPr>
            <w:del w:id="247" w:author="WangDaWei 王大伟 [LNX5] [华北航线中心]" w:date="2023-11-30T17:22:00Z">
              <w:r>
                <w:rPr>
                  <w:rFonts w:ascii="宋体" w:eastAsia="宋体" w:hAnsi="宋体" w:hint="eastAsia"/>
                  <w:sz w:val="24"/>
                  <w:szCs w:val="24"/>
                  <w:rPrChange w:id="248" w:author="WangDaWei 王大伟 [LNX5] [华北航线中心]" w:date="2024-01-20T14:04:00Z">
                    <w:rPr>
                      <w:rFonts w:asciiTheme="minorEastAsia" w:hAnsiTheme="minorEastAsia" w:hint="eastAsia"/>
                      <w:sz w:val="24"/>
                      <w:szCs w:val="24"/>
                    </w:rPr>
                  </w:rPrChange>
                </w:rPr>
                <w:delText>（</w:delText>
              </w:r>
              <w:r>
                <w:rPr>
                  <w:rFonts w:ascii="宋体" w:eastAsia="宋体" w:hAnsi="宋体"/>
                  <w:sz w:val="24"/>
                  <w:szCs w:val="24"/>
                  <w:rPrChange w:id="249" w:author="WangDaWei 王大伟 [LNX5] [华北航线中心]" w:date="2024-01-20T14:04:00Z">
                    <w:rPr>
                      <w:rFonts w:asciiTheme="minorEastAsia" w:hAnsiTheme="minorEastAsia"/>
                      <w:sz w:val="24"/>
                      <w:szCs w:val="24"/>
                    </w:rPr>
                  </w:rPrChange>
                </w:rPr>
                <w:delText>3）</w:delText>
              </w:r>
              <w:r>
                <w:rPr>
                  <w:rFonts w:ascii="宋体" w:eastAsia="宋体" w:hAnsi="宋体" w:hint="eastAsia"/>
                  <w:sz w:val="24"/>
                  <w:szCs w:val="24"/>
                  <w:rPrChange w:id="250" w:author="WangDaWei 王大伟 [LNX5] [华北航线中心]" w:date="2024-01-20T14:04:00Z">
                    <w:rPr>
                      <w:rFonts w:asciiTheme="minorEastAsia" w:hAnsiTheme="minorEastAsia" w:hint="eastAsia"/>
                      <w:sz w:val="24"/>
                      <w:szCs w:val="24"/>
                    </w:rPr>
                  </w:rPrChange>
                </w:rPr>
                <w:delText>可视化模型建立</w:delText>
              </w:r>
            </w:del>
          </w:p>
          <w:p w14:paraId="0AE80972" w14:textId="77777777" w:rsidR="00D04BAC" w:rsidRPr="00D04BAC" w:rsidRDefault="00DC777A">
            <w:pPr>
              <w:widowControl/>
              <w:spacing w:line="360" w:lineRule="auto"/>
              <w:jc w:val="left"/>
              <w:rPr>
                <w:del w:id="251" w:author="WangDaWei 王大伟 [LNX5] [华北航线中心]" w:date="2024-05-06T14:30:00Z"/>
                <w:rFonts w:ascii="宋体" w:eastAsia="宋体" w:hAnsi="宋体"/>
                <w:sz w:val="24"/>
                <w:szCs w:val="24"/>
                <w:rPrChange w:id="252" w:author="WangDaWei 王大伟 [LNX5] [华北航线中心]" w:date="2024-01-20T14:04:00Z">
                  <w:rPr>
                    <w:del w:id="253" w:author="WangDaWei 王大伟 [LNX5] [华北航线中心]" w:date="2024-05-06T14:30:00Z"/>
                    <w:rFonts w:asciiTheme="minorEastAsia" w:hAnsiTheme="minorEastAsia"/>
                    <w:sz w:val="24"/>
                    <w:szCs w:val="24"/>
                  </w:rPr>
                </w:rPrChange>
              </w:rPr>
            </w:pPr>
            <w:del w:id="254" w:author="WangDaWei 王大伟 [LNX5] [华北航线中心]" w:date="2024-05-06T14:30:00Z">
              <w:r>
                <w:rPr>
                  <w:rFonts w:ascii="宋体" w:eastAsia="宋体" w:hAnsi="宋体" w:hint="eastAsia"/>
                  <w:sz w:val="24"/>
                  <w:szCs w:val="24"/>
                  <w:rPrChange w:id="255" w:author="WangDaWei 王大伟 [LNX5] [华北航线中心]" w:date="2024-01-20T14:04:00Z">
                    <w:rPr>
                      <w:rFonts w:asciiTheme="minorEastAsia" w:hAnsiTheme="minorEastAsia" w:hint="eastAsia"/>
                      <w:sz w:val="24"/>
                      <w:szCs w:val="24"/>
                    </w:rPr>
                  </w:rPrChange>
                </w:rPr>
                <w:delText>（</w:delText>
              </w:r>
            </w:del>
            <w:del w:id="256" w:author="WangDaWei 王大伟 [LNX5] [华北航线中心]" w:date="2023-11-30T17:22:00Z">
              <w:r>
                <w:rPr>
                  <w:rFonts w:ascii="宋体" w:eastAsia="宋体" w:hAnsi="宋体"/>
                  <w:sz w:val="24"/>
                  <w:szCs w:val="24"/>
                  <w:rPrChange w:id="257" w:author="WangDaWei 王大伟 [LNX5] [华北航线中心]" w:date="2024-01-20T14:04:00Z">
                    <w:rPr>
                      <w:rFonts w:asciiTheme="minorEastAsia" w:hAnsiTheme="minorEastAsia"/>
                      <w:sz w:val="24"/>
                      <w:szCs w:val="24"/>
                    </w:rPr>
                  </w:rPrChange>
                </w:rPr>
                <w:delText>6</w:delText>
              </w:r>
            </w:del>
            <w:del w:id="258" w:author="WangDaWei 王大伟 [LNX5] [华北航线中心]" w:date="2024-05-06T14:30:00Z">
              <w:r>
                <w:rPr>
                  <w:rFonts w:ascii="宋体" w:eastAsia="宋体" w:hAnsi="宋体" w:hint="eastAsia"/>
                  <w:sz w:val="24"/>
                  <w:szCs w:val="24"/>
                  <w:rPrChange w:id="259" w:author="WangDaWei 王大伟 [LNX5] [华北航线中心]" w:date="2024-01-20T14:04:00Z">
                    <w:rPr>
                      <w:rFonts w:asciiTheme="minorEastAsia" w:hAnsiTheme="minorEastAsia" w:hint="eastAsia"/>
                      <w:sz w:val="24"/>
                      <w:szCs w:val="24"/>
                    </w:rPr>
                  </w:rPrChange>
                </w:rPr>
                <w:delText>）</w:delText>
              </w:r>
            </w:del>
            <w:del w:id="260" w:author="WangDaWei 王大伟 [LNX5] [华北航线中心]" w:date="2024-01-19T16:12:00Z">
              <w:r>
                <w:rPr>
                  <w:rFonts w:ascii="宋体" w:eastAsia="宋体" w:hAnsi="宋体" w:hint="eastAsia"/>
                  <w:sz w:val="24"/>
                  <w:szCs w:val="24"/>
                  <w:rPrChange w:id="261" w:author="WangDaWei 王大伟 [LNX5] [华北航线中心]" w:date="2024-01-20T14:04:00Z">
                    <w:rPr>
                      <w:rFonts w:asciiTheme="minorEastAsia" w:hAnsiTheme="minorEastAsia" w:hint="eastAsia"/>
                      <w:sz w:val="24"/>
                      <w:szCs w:val="24"/>
                    </w:rPr>
                  </w:rPrChange>
                </w:rPr>
                <w:delText>系统的可嵌套于其他现有系统的能力</w:delText>
              </w:r>
            </w:del>
          </w:p>
          <w:p w14:paraId="02BF0D38" w14:textId="77777777" w:rsidR="00D04BAC" w:rsidRPr="00D04BAC" w:rsidRDefault="00D04BAC">
            <w:pPr>
              <w:widowControl/>
              <w:spacing w:line="360" w:lineRule="auto"/>
              <w:jc w:val="left"/>
              <w:rPr>
                <w:rFonts w:ascii="宋体" w:eastAsia="宋体" w:hAnsi="宋体"/>
                <w:sz w:val="24"/>
                <w:szCs w:val="24"/>
                <w:rPrChange w:id="262" w:author="WangDaWei 王大伟 [LNX5] [华北航线中心]" w:date="2024-05-06T15:12:00Z">
                  <w:rPr>
                    <w:rFonts w:asciiTheme="minorEastAsia" w:hAnsiTheme="minorEastAsia"/>
                    <w:sz w:val="24"/>
                    <w:szCs w:val="24"/>
                  </w:rPr>
                </w:rPrChange>
              </w:rPr>
            </w:pPr>
          </w:p>
          <w:p w14:paraId="766AD6A9" w14:textId="77777777" w:rsidR="00D04BAC" w:rsidRDefault="00DC777A">
            <w:pPr>
              <w:spacing w:line="360" w:lineRule="auto"/>
              <w:jc w:val="left"/>
              <w:rPr>
                <w:rFonts w:asciiTheme="minorEastAsia" w:hAnsiTheme="minorEastAsia"/>
                <w:b/>
                <w:sz w:val="24"/>
                <w:szCs w:val="24"/>
              </w:rPr>
            </w:pPr>
            <w:r>
              <w:rPr>
                <w:rFonts w:asciiTheme="minorEastAsia" w:hAnsiTheme="minorEastAsia"/>
                <w:b/>
                <w:sz w:val="24"/>
                <w:szCs w:val="24"/>
              </w:rPr>
              <w:t xml:space="preserve">2. </w:t>
            </w:r>
            <w:r>
              <w:rPr>
                <w:rFonts w:asciiTheme="minorEastAsia" w:hAnsiTheme="minorEastAsia" w:hint="eastAsia"/>
                <w:b/>
                <w:sz w:val="24"/>
                <w:szCs w:val="24"/>
              </w:rPr>
              <w:t>拟采取的技术措施（研究方法）：</w:t>
            </w:r>
          </w:p>
          <w:p w14:paraId="7BBA0FDF" w14:textId="77777777" w:rsidR="00D04BAC" w:rsidRDefault="00DC777A">
            <w:pPr>
              <w:widowControl/>
              <w:spacing w:line="360" w:lineRule="auto"/>
              <w:jc w:val="left"/>
              <w:rPr>
                <w:ins w:id="263" w:author="WangDaWei 王大伟 [LNX5] [华北航线中心]" w:date="2024-05-06T16:05:00Z"/>
                <w:rFonts w:ascii="宋体" w:eastAsia="宋体" w:hAnsi="宋体"/>
                <w:sz w:val="24"/>
                <w:szCs w:val="24"/>
              </w:rPr>
            </w:pPr>
            <w:del w:id="264" w:author="WangDaWei 王大伟 [LNX5] [华北航线中心]" w:date="2024-01-20T14:02:00Z">
              <w:r>
                <w:rPr>
                  <w:rFonts w:ascii="宋体" w:eastAsia="宋体" w:hAnsi="宋体" w:hint="eastAsia"/>
                  <w:sz w:val="24"/>
                  <w:szCs w:val="24"/>
                  <w:rPrChange w:id="265" w:author="WangDaWei 王大伟 [LNX5] [华北航线中心]" w:date="2024-01-20T16:17:00Z">
                    <w:rPr>
                      <w:rFonts w:asciiTheme="minorEastAsia" w:hAnsiTheme="minorEastAsia" w:hint="eastAsia"/>
                      <w:sz w:val="24"/>
                      <w:szCs w:val="24"/>
                    </w:rPr>
                  </w:rPrChange>
                </w:rPr>
                <w:delText>（</w:delText>
              </w:r>
              <w:r>
                <w:rPr>
                  <w:rFonts w:ascii="宋体" w:eastAsia="宋体" w:hAnsi="宋体"/>
                  <w:sz w:val="24"/>
                  <w:szCs w:val="24"/>
                  <w:rPrChange w:id="266" w:author="WangDaWei 王大伟 [LNX5] [华北航线中心]" w:date="2024-01-20T16:17:00Z">
                    <w:rPr>
                      <w:rFonts w:asciiTheme="minorEastAsia" w:hAnsiTheme="minorEastAsia"/>
                      <w:sz w:val="24"/>
                      <w:szCs w:val="24"/>
                    </w:rPr>
                  </w:rPrChange>
                </w:rPr>
                <w:delText>1）</w:delText>
              </w:r>
            </w:del>
            <w:ins w:id="267" w:author="WangDaWei 王大伟 [LNX5] [华北航线中心]" w:date="2024-01-20T14:01:00Z">
              <w:r>
                <w:rPr>
                  <w:rFonts w:ascii="宋体" w:eastAsia="宋体" w:hAnsi="宋体" w:hint="eastAsia"/>
                  <w:sz w:val="24"/>
                  <w:szCs w:val="24"/>
                  <w:rPrChange w:id="268" w:author="WangDaWei 王大伟 [LNX5] [华北航线中心]" w:date="2024-01-20T16:17:00Z">
                    <w:rPr>
                      <w:rFonts w:hint="eastAsia"/>
                      <w:sz w:val="22"/>
                    </w:rPr>
                  </w:rPrChange>
                </w:rPr>
                <w:t>（</w:t>
              </w:r>
              <w:r>
                <w:rPr>
                  <w:rFonts w:ascii="宋体" w:eastAsia="宋体" w:hAnsi="宋体"/>
                  <w:sz w:val="24"/>
                  <w:szCs w:val="24"/>
                  <w:rPrChange w:id="269" w:author="WangDaWei 王大伟 [LNX5] [华北航线中心]" w:date="2024-05-08T13:32:00Z">
                    <w:rPr>
                      <w:sz w:val="22"/>
                    </w:rPr>
                  </w:rPrChange>
                </w:rPr>
                <w:t>1</w:t>
              </w:r>
              <w:r>
                <w:rPr>
                  <w:rFonts w:ascii="宋体" w:eastAsia="宋体" w:hAnsi="宋体" w:hint="eastAsia"/>
                  <w:sz w:val="24"/>
                  <w:szCs w:val="24"/>
                  <w:rPrChange w:id="270" w:author="WangDaWei 王大伟 [LNX5] [华北航线中心]" w:date="2024-05-08T13:32:00Z">
                    <w:rPr>
                      <w:rFonts w:hint="eastAsia"/>
                      <w:sz w:val="22"/>
                    </w:rPr>
                  </w:rPrChange>
                </w:rPr>
                <w:t>）</w:t>
              </w:r>
            </w:ins>
            <w:r>
              <w:rPr>
                <w:rFonts w:ascii="宋体" w:eastAsia="宋体" w:hAnsi="宋体" w:hint="eastAsia"/>
                <w:sz w:val="24"/>
                <w:szCs w:val="24"/>
              </w:rPr>
              <w:t>辅助排故系统运用A</w:t>
            </w:r>
            <w:r>
              <w:rPr>
                <w:rFonts w:ascii="宋体" w:eastAsia="宋体" w:hAnsi="宋体"/>
                <w:sz w:val="24"/>
                <w:szCs w:val="24"/>
              </w:rPr>
              <w:t>I</w:t>
            </w:r>
            <w:r>
              <w:rPr>
                <w:rFonts w:ascii="宋体" w:eastAsia="宋体" w:hAnsi="宋体" w:hint="eastAsia"/>
                <w:sz w:val="24"/>
                <w:szCs w:val="24"/>
              </w:rPr>
              <w:t>和大数据技术，将目前所有排</w:t>
            </w:r>
            <w:proofErr w:type="gramStart"/>
            <w:r>
              <w:rPr>
                <w:rFonts w:ascii="宋体" w:eastAsia="宋体" w:hAnsi="宋体" w:hint="eastAsia"/>
                <w:sz w:val="24"/>
                <w:szCs w:val="24"/>
              </w:rPr>
              <w:t>故数据</w:t>
            </w:r>
            <w:proofErr w:type="gramEnd"/>
            <w:r>
              <w:rPr>
                <w:rFonts w:ascii="宋体" w:eastAsia="宋体" w:hAnsi="宋体" w:hint="eastAsia"/>
                <w:sz w:val="24"/>
                <w:szCs w:val="24"/>
              </w:rPr>
              <w:t>分类，归档，整合，建立排故历史数据库，包括文字，图片，视频等分散数据，供工程师快速查询，解决工程师人员经验差异性和局限性；</w:t>
            </w:r>
          </w:p>
          <w:p w14:paraId="2BFFE64F" w14:textId="77777777" w:rsidR="00D04BAC" w:rsidRPr="00D04BAC" w:rsidRDefault="00DC777A">
            <w:pPr>
              <w:widowControl/>
              <w:spacing w:line="360" w:lineRule="auto"/>
              <w:jc w:val="left"/>
              <w:rPr>
                <w:ins w:id="271" w:author="WangDaWei 王大伟 [LNX5] [华北航线中心]" w:date="2024-01-20T14:01:00Z"/>
                <w:rFonts w:ascii="宋体" w:eastAsia="宋体" w:hAnsi="宋体"/>
                <w:sz w:val="24"/>
                <w:szCs w:val="24"/>
                <w:rPrChange w:id="272" w:author="WangDaWei 王大伟 [LNX5] [华北航线中心]" w:date="2024-05-08T13:32:00Z">
                  <w:rPr>
                    <w:ins w:id="273" w:author="WangDaWei 王大伟 [LNX5] [华北航线中心]" w:date="2024-01-20T14:01:00Z"/>
                    <w:sz w:val="22"/>
                  </w:rPr>
                </w:rPrChange>
              </w:rPr>
            </w:pPr>
            <w:ins w:id="274" w:author="WangDaWei 王大伟 [LNX5] [华北航线中心]" w:date="2024-05-06T16:05:00Z">
              <w:r>
                <w:rPr>
                  <w:rFonts w:ascii="宋体" w:eastAsia="宋体" w:hAnsi="宋体" w:hint="eastAsia"/>
                  <w:sz w:val="24"/>
                  <w:szCs w:val="24"/>
                </w:rPr>
                <w:t>（</w:t>
              </w:r>
            </w:ins>
            <w:r>
              <w:rPr>
                <w:rFonts w:ascii="宋体" w:eastAsia="宋体" w:hAnsi="宋体" w:hint="eastAsia"/>
                <w:sz w:val="24"/>
                <w:szCs w:val="24"/>
              </w:rPr>
              <w:t>2</w:t>
            </w:r>
            <w:ins w:id="275" w:author="WangDaWei 王大伟 [LNX5] [华北航线中心]" w:date="2024-05-06T16:05:00Z">
              <w:r>
                <w:rPr>
                  <w:rFonts w:ascii="宋体" w:eastAsia="宋体" w:hAnsi="宋体" w:hint="eastAsia"/>
                  <w:sz w:val="24"/>
                  <w:szCs w:val="24"/>
                </w:rPr>
                <w:t>）</w:t>
              </w:r>
            </w:ins>
            <w:r>
              <w:rPr>
                <w:rFonts w:ascii="宋体" w:eastAsia="宋体" w:hAnsi="宋体" w:hint="eastAsia"/>
                <w:sz w:val="24"/>
                <w:szCs w:val="24"/>
              </w:rPr>
              <w:t>辅助排故系统</w:t>
            </w:r>
            <w:ins w:id="276" w:author="WangDaWei 王大伟 [LNX5] [华北航线中心]" w:date="2024-05-06T16:06:00Z">
              <w:r>
                <w:rPr>
                  <w:rFonts w:ascii="宋体" w:eastAsia="宋体" w:hAnsi="宋体" w:hint="eastAsia"/>
                  <w:sz w:val="24"/>
                  <w:szCs w:val="24"/>
                  <w:rPrChange w:id="277" w:author="WangDaWei 王大伟 [LNX5] [华北航线中心]" w:date="2024-05-08T13:32:00Z">
                    <w:rPr>
                      <w:rFonts w:ascii="宋体" w:eastAsia="宋体" w:hAnsi="宋体" w:hint="eastAsia"/>
                      <w:color w:val="FF0000"/>
                      <w:sz w:val="24"/>
                      <w:szCs w:val="24"/>
                    </w:rPr>
                  </w:rPrChange>
                </w:rPr>
                <w:t>通过大数据模型训练后形成认知模型过滤</w:t>
              </w:r>
            </w:ins>
            <w:r>
              <w:rPr>
                <w:rFonts w:ascii="宋体" w:eastAsia="宋体" w:hAnsi="宋体" w:hint="eastAsia"/>
                <w:sz w:val="24"/>
                <w:szCs w:val="24"/>
              </w:rPr>
              <w:t>，将</w:t>
            </w:r>
            <w:ins w:id="278" w:author="WangDaWei 王大伟 [LNX5] [华北航线中心]" w:date="2024-05-06T16:06:00Z">
              <w:r>
                <w:rPr>
                  <w:rFonts w:ascii="宋体" w:eastAsia="宋体" w:hAnsi="宋体" w:hint="eastAsia"/>
                  <w:sz w:val="24"/>
                  <w:szCs w:val="24"/>
                  <w:rPrChange w:id="279" w:author="WangDaWei 王大伟 [LNX5] [华北航线中心]" w:date="2024-05-08T13:32:00Z">
                    <w:rPr>
                      <w:rFonts w:ascii="宋体" w:eastAsia="宋体" w:hAnsi="宋体" w:hint="eastAsia"/>
                      <w:color w:val="FF0000"/>
                      <w:sz w:val="24"/>
                      <w:szCs w:val="24"/>
                    </w:rPr>
                  </w:rPrChange>
                </w:rPr>
                <w:t>工程师</w:t>
              </w:r>
              <w:del w:id="280" w:author="TanYue 谭悦 [LNX] [华北航线中心]" w:date="2024-05-13T17:52:00Z">
                <w:r>
                  <w:rPr>
                    <w:rFonts w:ascii="宋体" w:eastAsia="宋体" w:hAnsi="宋体" w:hint="eastAsia"/>
                    <w:sz w:val="24"/>
                    <w:szCs w:val="24"/>
                    <w:rPrChange w:id="281" w:author="WangDaWei 王大伟 [LNX5] [华北航线中心]" w:date="2024-05-08T13:32:00Z">
                      <w:rPr>
                        <w:rFonts w:ascii="宋体" w:eastAsia="宋体" w:hAnsi="宋体" w:hint="eastAsia"/>
                        <w:color w:val="FF0000"/>
                        <w:sz w:val="24"/>
                        <w:szCs w:val="24"/>
                      </w:rPr>
                    </w:rPrChange>
                  </w:rPr>
                  <w:delText>中文</w:delText>
                </w:r>
              </w:del>
              <w:r>
                <w:rPr>
                  <w:rFonts w:ascii="宋体" w:eastAsia="宋体" w:hAnsi="宋体" w:hint="eastAsia"/>
                  <w:sz w:val="24"/>
                  <w:szCs w:val="24"/>
                  <w:rPrChange w:id="282" w:author="WangDaWei 王大伟 [LNX5] [华北航线中心]" w:date="2024-05-08T13:32:00Z">
                    <w:rPr>
                      <w:rFonts w:ascii="宋体" w:eastAsia="宋体" w:hAnsi="宋体" w:hint="eastAsia"/>
                      <w:color w:val="FF0000"/>
                      <w:sz w:val="24"/>
                      <w:szCs w:val="24"/>
                    </w:rPr>
                  </w:rPrChange>
                </w:rPr>
                <w:t>输入</w:t>
              </w:r>
            </w:ins>
            <w:r>
              <w:rPr>
                <w:rFonts w:ascii="宋体" w:eastAsia="宋体" w:hAnsi="宋体" w:hint="eastAsia"/>
                <w:sz w:val="24"/>
                <w:szCs w:val="24"/>
              </w:rPr>
              <w:t>的</w:t>
            </w:r>
            <w:ins w:id="283" w:author="WangDaWei 王大伟 [LNX5] [华北航线中心]" w:date="2024-05-06T16:06:00Z">
              <w:r>
                <w:rPr>
                  <w:rFonts w:ascii="宋体" w:eastAsia="宋体" w:hAnsi="宋体" w:hint="eastAsia"/>
                  <w:sz w:val="24"/>
                  <w:szCs w:val="24"/>
                  <w:rPrChange w:id="284" w:author="WangDaWei 王大伟 [LNX5] [华北航线中心]" w:date="2024-05-08T13:32:00Z">
                    <w:rPr>
                      <w:rFonts w:ascii="宋体" w:eastAsia="宋体" w:hAnsi="宋体" w:hint="eastAsia"/>
                      <w:color w:val="FF0000"/>
                      <w:sz w:val="24"/>
                      <w:szCs w:val="24"/>
                    </w:rPr>
                  </w:rPrChange>
                </w:rPr>
                <w:t>故障信息或故障现象，</w:t>
              </w:r>
            </w:ins>
            <w:ins w:id="285" w:author="WangDaWei 王大伟 [LNX5] [华北航线中心]" w:date="2024-05-06T16:07:00Z">
              <w:r>
                <w:rPr>
                  <w:rFonts w:ascii="宋体" w:eastAsia="宋体" w:hAnsi="宋体" w:hint="eastAsia"/>
                  <w:sz w:val="24"/>
                  <w:szCs w:val="24"/>
                  <w:rPrChange w:id="286" w:author="WangDaWei 王大伟 [LNX5] [华北航线中心]" w:date="2024-05-08T13:32:00Z">
                    <w:rPr>
                      <w:rFonts w:ascii="宋体" w:eastAsia="宋体" w:hAnsi="宋体" w:hint="eastAsia"/>
                      <w:color w:val="FF0000"/>
                      <w:sz w:val="24"/>
                      <w:szCs w:val="24"/>
                    </w:rPr>
                  </w:rPrChange>
                </w:rPr>
                <w:t>自动匹配到相应的排故手册</w:t>
              </w:r>
            </w:ins>
            <w:r>
              <w:rPr>
                <w:rFonts w:ascii="宋体" w:eastAsia="宋体" w:hAnsi="宋体" w:hint="eastAsia"/>
                <w:sz w:val="24"/>
                <w:szCs w:val="24"/>
              </w:rPr>
              <w:t>章节，推荐出该故障的历史排故记录以及成功案例，排故涉及的航材，工具等全面信息，避免工程师因人员经验和擅长领域的差异导致的排故效率低，排</w:t>
            </w:r>
            <w:proofErr w:type="gramStart"/>
            <w:r>
              <w:rPr>
                <w:rFonts w:ascii="宋体" w:eastAsia="宋体" w:hAnsi="宋体" w:hint="eastAsia"/>
                <w:sz w:val="24"/>
                <w:szCs w:val="24"/>
              </w:rPr>
              <w:t>故方案</w:t>
            </w:r>
            <w:proofErr w:type="gramEnd"/>
            <w:r>
              <w:rPr>
                <w:rFonts w:ascii="宋体" w:eastAsia="宋体" w:hAnsi="宋体" w:hint="eastAsia"/>
                <w:sz w:val="24"/>
                <w:szCs w:val="24"/>
              </w:rPr>
              <w:t>不够全面的问题；</w:t>
            </w:r>
          </w:p>
          <w:p w14:paraId="133327C3" w14:textId="77777777" w:rsidR="00D04BAC" w:rsidRDefault="00DC777A">
            <w:pPr>
              <w:widowControl/>
              <w:spacing w:line="360" w:lineRule="auto"/>
              <w:jc w:val="left"/>
              <w:rPr>
                <w:rFonts w:ascii="宋体" w:eastAsia="宋体" w:hAnsi="宋体"/>
                <w:sz w:val="24"/>
                <w:szCs w:val="24"/>
              </w:rPr>
            </w:pPr>
            <w:ins w:id="287" w:author="WangDaWei 王大伟 [LNX5] [华北航线中心]" w:date="2024-01-20T14:01:00Z">
              <w:r>
                <w:rPr>
                  <w:rFonts w:ascii="宋体" w:eastAsia="宋体" w:hAnsi="宋体" w:hint="eastAsia"/>
                  <w:sz w:val="24"/>
                  <w:szCs w:val="24"/>
                  <w:rPrChange w:id="288" w:author="WangDaWei 王大伟 [LNX5] [华北航线中心]" w:date="2024-05-08T13:32:00Z">
                    <w:rPr>
                      <w:rFonts w:hint="eastAsia"/>
                      <w:sz w:val="22"/>
                    </w:rPr>
                  </w:rPrChange>
                </w:rPr>
                <w:t>（</w:t>
              </w:r>
            </w:ins>
            <w:ins w:id="289" w:author="WangDaWei 王大伟 [LNX5] [华北航线中心]" w:date="2024-05-06T16:08:00Z">
              <w:r>
                <w:rPr>
                  <w:rFonts w:ascii="宋体" w:eastAsia="宋体" w:hAnsi="宋体"/>
                  <w:sz w:val="24"/>
                  <w:szCs w:val="24"/>
                </w:rPr>
                <w:t>3</w:t>
              </w:r>
            </w:ins>
            <w:ins w:id="290" w:author="WangDaWei 王大伟 [LNX5] [华北航线中心]" w:date="2024-01-20T14:01:00Z">
              <w:r>
                <w:rPr>
                  <w:rFonts w:ascii="宋体" w:eastAsia="宋体" w:hAnsi="宋体" w:hint="eastAsia"/>
                  <w:sz w:val="24"/>
                  <w:szCs w:val="24"/>
                  <w:rPrChange w:id="291" w:author="WangDaWei 王大伟 [LNX5] [华北航线中心]" w:date="2024-05-08T13:32:00Z">
                    <w:rPr>
                      <w:rFonts w:hint="eastAsia"/>
                      <w:sz w:val="22"/>
                    </w:rPr>
                  </w:rPrChange>
                </w:rPr>
                <w:t>）</w:t>
              </w:r>
            </w:ins>
            <w:r>
              <w:rPr>
                <w:rFonts w:ascii="宋体" w:eastAsia="宋体" w:hAnsi="宋体" w:hint="eastAsia"/>
                <w:sz w:val="24"/>
                <w:szCs w:val="24"/>
              </w:rPr>
              <w:t>辅助排故系统</w:t>
            </w:r>
            <w:ins w:id="292" w:author="WangDaWei 王大伟 [LNX5] [华北航线中心]" w:date="2024-01-20T14:06:00Z">
              <w:r>
                <w:rPr>
                  <w:rFonts w:ascii="宋体" w:eastAsia="宋体" w:hAnsi="宋体" w:hint="eastAsia"/>
                  <w:sz w:val="24"/>
                  <w:szCs w:val="24"/>
                  <w:rPrChange w:id="293" w:author="WangDaWei 王大伟 [LNX5] [华北航线中心]" w:date="2024-05-08T13:32:00Z">
                    <w:rPr>
                      <w:rFonts w:hint="eastAsia"/>
                      <w:sz w:val="22"/>
                    </w:rPr>
                  </w:rPrChange>
                </w:rPr>
                <w:t>通过</w:t>
              </w:r>
            </w:ins>
            <w:ins w:id="294" w:author="WangDaWei 王大伟 [LNX5] [华北航线中心]" w:date="2024-01-20T16:19:00Z">
              <w:r>
                <w:rPr>
                  <w:rFonts w:ascii="宋体" w:eastAsia="宋体" w:hAnsi="宋体" w:hint="eastAsia"/>
                  <w:sz w:val="24"/>
                  <w:szCs w:val="24"/>
                </w:rPr>
                <w:t>模型层</w:t>
              </w:r>
            </w:ins>
            <w:ins w:id="295" w:author="WangDaWei 王大伟 [LNX5] [华北航线中心]" w:date="2024-01-20T14:06:00Z">
              <w:r>
                <w:rPr>
                  <w:rFonts w:ascii="宋体" w:eastAsia="宋体" w:hAnsi="宋体" w:hint="eastAsia"/>
                  <w:sz w:val="24"/>
                  <w:szCs w:val="24"/>
                  <w:rPrChange w:id="296" w:author="WangDaWei 王大伟 [LNX5] [华北航线中心]" w:date="2024-05-08T13:32:00Z">
                    <w:rPr>
                      <w:rFonts w:hint="eastAsia"/>
                      <w:sz w:val="22"/>
                    </w:rPr>
                  </w:rPrChange>
                </w:rPr>
                <w:t>文档预处理将</w:t>
              </w:r>
            </w:ins>
            <w:ins w:id="297" w:author="WangDaWei 王大伟 [LNX5] [华北航线中心]" w:date="2024-05-06T16:01:00Z">
              <w:r>
                <w:rPr>
                  <w:rFonts w:ascii="宋体" w:eastAsia="宋体" w:hAnsi="宋体"/>
                  <w:sz w:val="24"/>
                  <w:szCs w:val="24"/>
                </w:rPr>
                <w:t>A330</w:t>
              </w:r>
            </w:ins>
            <w:ins w:id="298" w:author="WangDaWei 王大伟 [LNX5] [华北航线中心]" w:date="2024-01-20T14:06:00Z">
              <w:r>
                <w:rPr>
                  <w:rFonts w:ascii="宋体" w:eastAsia="宋体" w:hAnsi="宋体" w:hint="eastAsia"/>
                  <w:sz w:val="24"/>
                  <w:szCs w:val="24"/>
                  <w:rPrChange w:id="299" w:author="WangDaWei 王大伟 [LNX5] [华北航线中心]" w:date="2024-05-08T13:32:00Z">
                    <w:rPr>
                      <w:rFonts w:hint="eastAsia"/>
                      <w:sz w:val="22"/>
                    </w:rPr>
                  </w:rPrChange>
                </w:rPr>
                <w:t>排故手册</w:t>
              </w:r>
              <w:r>
                <w:rPr>
                  <w:rFonts w:ascii="宋体" w:eastAsia="宋体" w:hAnsi="宋体" w:hint="eastAsia"/>
                  <w:sz w:val="24"/>
                  <w:szCs w:val="24"/>
                </w:rPr>
                <w:t>术文档向量化</w:t>
              </w:r>
            </w:ins>
            <w:ins w:id="300" w:author="WangDaWei 王大伟 [LNX5] [华北航线中心]" w:date="2024-05-06T16:02:00Z">
              <w:r>
                <w:rPr>
                  <w:rFonts w:ascii="宋体" w:eastAsia="宋体" w:hAnsi="宋体" w:hint="eastAsia"/>
                  <w:sz w:val="24"/>
                  <w:szCs w:val="24"/>
                </w:rPr>
                <w:t>解析</w:t>
              </w:r>
            </w:ins>
            <w:ins w:id="301" w:author="WangDaWei 王大伟 [LNX5] [华北航线中心]" w:date="2024-01-20T14:06:00Z">
              <w:r>
                <w:rPr>
                  <w:rFonts w:ascii="宋体" w:eastAsia="宋体" w:hAnsi="宋体" w:hint="eastAsia"/>
                  <w:sz w:val="24"/>
                  <w:szCs w:val="24"/>
                </w:rPr>
                <w:t>，</w:t>
              </w:r>
            </w:ins>
            <w:ins w:id="302" w:author="WangDaWei 王大伟 [LNX5] [华北航线中心]" w:date="2024-05-06T16:02:00Z">
              <w:r>
                <w:rPr>
                  <w:rFonts w:ascii="宋体" w:eastAsia="宋体" w:hAnsi="宋体" w:hint="eastAsia"/>
                  <w:sz w:val="24"/>
                  <w:szCs w:val="24"/>
                </w:rPr>
                <w:t>自动生成逻辑判断流程图形式</w:t>
              </w:r>
            </w:ins>
            <w:ins w:id="303" w:author="WangDaWei 王大伟 [LNX5] [华北航线中心]" w:date="2024-05-06T16:08:00Z">
              <w:r>
                <w:rPr>
                  <w:rFonts w:ascii="宋体" w:eastAsia="宋体" w:hAnsi="宋体" w:hint="eastAsia"/>
                  <w:sz w:val="24"/>
                  <w:szCs w:val="24"/>
                  <w:rPrChange w:id="304" w:author="WangDaWei 王大伟 [LNX5] [华北航线中心]" w:date="2024-05-08T13:32:00Z">
                    <w:rPr>
                      <w:rFonts w:ascii="宋体" w:eastAsia="宋体" w:hAnsi="宋体" w:hint="eastAsia"/>
                      <w:color w:val="FF0000"/>
                      <w:sz w:val="24"/>
                      <w:szCs w:val="24"/>
                    </w:rPr>
                  </w:rPrChange>
                </w:rPr>
                <w:t>排故方案</w:t>
              </w:r>
            </w:ins>
            <w:ins w:id="305" w:author="WangDaWei 王大伟 [LNX5] [华北航线中心]" w:date="2024-05-06T16:02:00Z">
              <w:r>
                <w:rPr>
                  <w:rFonts w:ascii="宋体" w:eastAsia="宋体" w:hAnsi="宋体" w:hint="eastAsia"/>
                  <w:sz w:val="24"/>
                  <w:szCs w:val="24"/>
                </w:rPr>
                <w:t>，</w:t>
              </w:r>
            </w:ins>
            <w:ins w:id="306" w:author="WangDaWei 王大伟 [LNX5] [华北航线中心]" w:date="2024-05-06T16:03:00Z">
              <w:r>
                <w:rPr>
                  <w:rFonts w:ascii="宋体" w:eastAsia="宋体" w:hAnsi="宋体" w:hint="eastAsia"/>
                  <w:sz w:val="24"/>
                  <w:szCs w:val="24"/>
                </w:rPr>
                <w:t>原始排故手册同时作为参考呈现，</w:t>
              </w:r>
            </w:ins>
            <w:r>
              <w:rPr>
                <w:rFonts w:ascii="宋体" w:eastAsia="宋体" w:hAnsi="宋体" w:hint="eastAsia"/>
                <w:sz w:val="24"/>
                <w:szCs w:val="24"/>
              </w:rPr>
              <w:t>使工</w:t>
            </w:r>
            <w:r>
              <w:rPr>
                <w:rFonts w:ascii="宋体" w:eastAsia="宋体" w:hAnsi="宋体" w:hint="eastAsia"/>
                <w:sz w:val="24"/>
                <w:szCs w:val="24"/>
              </w:rPr>
              <w:lastRenderedPageBreak/>
              <w:t>程师能够更直观了解故障原因以及可能涉及的故障部件，避免工程师在时间紧张以及航班运行压力下</w:t>
            </w:r>
            <w:r>
              <w:rPr>
                <w:rFonts w:ascii="宋体" w:eastAsia="宋体" w:hAnsi="宋体"/>
                <w:sz w:val="24"/>
                <w:szCs w:val="24"/>
              </w:rPr>
              <w:t>，</w:t>
            </w:r>
            <w:ins w:id="307" w:author="WangDaWei 王大伟 [LNX5] [华北航线中心]" w:date="2024-05-06T15:05:00Z">
              <w:del w:id="308" w:author="TanYue 谭悦 [LNX] [华北航线中心]" w:date="2024-05-13T17:48:00Z">
                <w:r>
                  <w:rPr>
                    <w:rFonts w:ascii="宋体" w:eastAsia="宋体" w:hAnsi="宋体" w:hint="eastAsia"/>
                    <w:sz w:val="24"/>
                    <w:szCs w:val="24"/>
                    <w:rPrChange w:id="309" w:author="WangDaWei 王大伟 [LNX5] [华北航线中心]" w:date="2024-05-08T13:32:00Z">
                      <w:rPr>
                        <w:rFonts w:ascii="宋体" w:eastAsia="宋体" w:hAnsi="宋体" w:hint="eastAsia"/>
                        <w:color w:val="FF0000"/>
                        <w:sz w:val="24"/>
                        <w:szCs w:val="24"/>
                      </w:rPr>
                    </w:rPrChange>
                  </w:rPr>
                  <w:delText>文档</w:delText>
                </w:r>
              </w:del>
              <w:r>
                <w:rPr>
                  <w:rFonts w:ascii="宋体" w:eastAsia="宋体" w:hAnsi="宋体" w:hint="eastAsia"/>
                  <w:sz w:val="24"/>
                  <w:szCs w:val="24"/>
                  <w:rPrChange w:id="310" w:author="WangDaWei 王大伟 [LNX5] [华北航线中心]" w:date="2024-05-08T13:32:00Z">
                    <w:rPr>
                      <w:rFonts w:ascii="宋体" w:eastAsia="宋体" w:hAnsi="宋体" w:hint="eastAsia"/>
                      <w:color w:val="FF0000"/>
                      <w:sz w:val="24"/>
                      <w:szCs w:val="24"/>
                    </w:rPr>
                  </w:rPrChange>
                </w:rPr>
                <w:t>查看排</w:t>
              </w:r>
              <w:proofErr w:type="gramStart"/>
              <w:r>
                <w:rPr>
                  <w:rFonts w:ascii="宋体" w:eastAsia="宋体" w:hAnsi="宋体" w:hint="eastAsia"/>
                  <w:sz w:val="24"/>
                  <w:szCs w:val="24"/>
                  <w:rPrChange w:id="311" w:author="WangDaWei 王大伟 [LNX5] [华北航线中心]" w:date="2024-05-08T13:32:00Z">
                    <w:rPr>
                      <w:rFonts w:ascii="宋体" w:eastAsia="宋体" w:hAnsi="宋体" w:hint="eastAsia"/>
                      <w:color w:val="FF0000"/>
                      <w:sz w:val="24"/>
                      <w:szCs w:val="24"/>
                    </w:rPr>
                  </w:rPrChange>
                </w:rPr>
                <w:t>故程序</w:t>
              </w:r>
            </w:ins>
            <w:proofErr w:type="gramEnd"/>
            <w:ins w:id="312" w:author="WangDaWei 王大伟 [LNX5] [华北航线中心]" w:date="2024-05-06T15:06:00Z">
              <w:r>
                <w:rPr>
                  <w:rFonts w:ascii="宋体" w:eastAsia="宋体" w:hAnsi="宋体" w:hint="eastAsia"/>
                  <w:sz w:val="24"/>
                  <w:szCs w:val="24"/>
                  <w:rPrChange w:id="313" w:author="WangDaWei 王大伟 [LNX5] [华北航线中心]" w:date="2024-05-08T13:32:00Z">
                    <w:rPr>
                      <w:rFonts w:ascii="宋体" w:eastAsia="宋体" w:hAnsi="宋体" w:hint="eastAsia"/>
                      <w:color w:val="FF0000"/>
                      <w:sz w:val="24"/>
                      <w:szCs w:val="24"/>
                    </w:rPr>
                  </w:rPrChange>
                </w:rPr>
                <w:t>遗漏步骤或忽略重要信息</w:t>
              </w:r>
            </w:ins>
            <w:r>
              <w:rPr>
                <w:rFonts w:ascii="宋体" w:eastAsia="宋体" w:hAnsi="宋体" w:hint="eastAsia"/>
                <w:sz w:val="24"/>
                <w:szCs w:val="24"/>
              </w:rPr>
              <w:t>的风险；</w:t>
            </w:r>
          </w:p>
          <w:p w14:paraId="2C892D1F" w14:textId="77777777" w:rsidR="00D04BAC" w:rsidRPr="00D04BAC" w:rsidRDefault="00DC777A">
            <w:pPr>
              <w:widowControl/>
              <w:spacing w:line="360" w:lineRule="auto"/>
              <w:jc w:val="left"/>
              <w:rPr>
                <w:ins w:id="314" w:author="WangDaWei 王大伟 [LNX5] [华北航线中心]" w:date="2024-01-20T14:01:00Z"/>
                <w:rFonts w:ascii="宋体" w:eastAsia="宋体" w:hAnsi="宋体"/>
                <w:sz w:val="24"/>
                <w:szCs w:val="24"/>
                <w:rPrChange w:id="315" w:author="WangDaWei 王大伟 [LNX5] [华北航线中心]" w:date="2024-05-08T13:32:00Z">
                  <w:rPr>
                    <w:ins w:id="316" w:author="WangDaWei 王大伟 [LNX5] [华北航线中心]" w:date="2024-01-20T14:01:00Z"/>
                    <w:sz w:val="22"/>
                  </w:rPr>
                </w:rPrChange>
              </w:rPr>
            </w:pPr>
            <w:ins w:id="317" w:author="WangDaWei 王大伟 [LNX5] [华北航线中心]" w:date="2024-01-20T14:01:00Z">
              <w:r>
                <w:rPr>
                  <w:rFonts w:ascii="宋体" w:eastAsia="宋体" w:hAnsi="宋体" w:hint="eastAsia"/>
                  <w:sz w:val="24"/>
                  <w:szCs w:val="24"/>
                  <w:rPrChange w:id="318" w:author="WangDaWei 王大伟 [LNX5] [华北航线中心]" w:date="2024-05-08T13:32:00Z">
                    <w:rPr>
                      <w:rFonts w:hint="eastAsia"/>
                      <w:sz w:val="22"/>
                    </w:rPr>
                  </w:rPrChange>
                </w:rPr>
                <w:t>（</w:t>
              </w:r>
            </w:ins>
            <w:r>
              <w:rPr>
                <w:rFonts w:ascii="宋体" w:eastAsia="宋体" w:hAnsi="宋体"/>
                <w:sz w:val="24"/>
                <w:szCs w:val="24"/>
              </w:rPr>
              <w:t>4</w:t>
            </w:r>
            <w:ins w:id="319" w:author="WangDaWei 王大伟 [LNX5] [华北航线中心]" w:date="2024-01-20T14:01:00Z">
              <w:r>
                <w:rPr>
                  <w:rFonts w:ascii="宋体" w:eastAsia="宋体" w:hAnsi="宋体" w:hint="eastAsia"/>
                  <w:sz w:val="24"/>
                  <w:szCs w:val="24"/>
                  <w:rPrChange w:id="320" w:author="WangDaWei 王大伟 [LNX5] [华北航线中心]" w:date="2024-05-08T13:32:00Z">
                    <w:rPr>
                      <w:rFonts w:hint="eastAsia"/>
                      <w:sz w:val="22"/>
                    </w:rPr>
                  </w:rPrChange>
                </w:rPr>
                <w:t>）</w:t>
              </w:r>
            </w:ins>
            <w:r>
              <w:rPr>
                <w:rFonts w:ascii="宋体" w:eastAsia="宋体" w:hAnsi="宋体" w:hint="eastAsia"/>
                <w:sz w:val="24"/>
                <w:szCs w:val="24"/>
              </w:rPr>
              <w:t>辅助排故系统利用大语言模型对A</w:t>
            </w:r>
            <w:r>
              <w:rPr>
                <w:rFonts w:ascii="宋体" w:eastAsia="宋体" w:hAnsi="宋体"/>
                <w:sz w:val="24"/>
                <w:szCs w:val="24"/>
              </w:rPr>
              <w:t>330</w:t>
            </w:r>
            <w:r>
              <w:rPr>
                <w:rFonts w:ascii="宋体" w:eastAsia="宋体" w:hAnsi="宋体" w:hint="eastAsia"/>
                <w:sz w:val="24"/>
                <w:szCs w:val="24"/>
              </w:rPr>
              <w:t>排故手册进行解析</w:t>
            </w:r>
            <w:ins w:id="321" w:author="WangDaWei 王大伟 [LNX5] [华北航线中心]" w:date="2024-01-20T14:06:00Z">
              <w:r>
                <w:rPr>
                  <w:rFonts w:ascii="宋体" w:eastAsia="宋体" w:hAnsi="宋体" w:hint="eastAsia"/>
                  <w:sz w:val="24"/>
                  <w:szCs w:val="24"/>
                </w:rPr>
                <w:t>，</w:t>
              </w:r>
            </w:ins>
            <w:r>
              <w:rPr>
                <w:rFonts w:ascii="宋体" w:eastAsia="宋体" w:hAnsi="宋体" w:hint="eastAsia"/>
                <w:sz w:val="24"/>
                <w:szCs w:val="24"/>
              </w:rPr>
              <w:t>结合工程师纠正和编辑大语言模型中专业词汇信息，</w:t>
            </w:r>
            <w:ins w:id="322" w:author="WangDaWei 王大伟 [LNX5] [华北航线中心]" w:date="2024-05-06T16:02:00Z">
              <w:r>
                <w:rPr>
                  <w:rFonts w:ascii="宋体" w:eastAsia="宋体" w:hAnsi="宋体" w:hint="eastAsia"/>
                  <w:sz w:val="24"/>
                  <w:szCs w:val="24"/>
                </w:rPr>
                <w:t>自动生成中英文</w:t>
              </w:r>
            </w:ins>
            <w:r>
              <w:rPr>
                <w:rFonts w:ascii="宋体" w:eastAsia="宋体" w:hAnsi="宋体" w:hint="eastAsia"/>
                <w:sz w:val="24"/>
                <w:szCs w:val="24"/>
              </w:rPr>
              <w:t>对照的</w:t>
            </w:r>
            <w:ins w:id="323" w:author="WangDaWei 王大伟 [LNX5] [华北航线中心]" w:date="2024-05-06T16:08:00Z">
              <w:r>
                <w:rPr>
                  <w:rFonts w:ascii="宋体" w:eastAsia="宋体" w:hAnsi="宋体" w:hint="eastAsia"/>
                  <w:sz w:val="24"/>
                  <w:szCs w:val="24"/>
                  <w:rPrChange w:id="324" w:author="WangDaWei 王大伟 [LNX5] [华北航线中心]" w:date="2024-05-08T13:32:00Z">
                    <w:rPr>
                      <w:rFonts w:ascii="宋体" w:eastAsia="宋体" w:hAnsi="宋体" w:hint="eastAsia"/>
                      <w:color w:val="FF0000"/>
                      <w:sz w:val="24"/>
                      <w:szCs w:val="24"/>
                    </w:rPr>
                  </w:rPrChange>
                </w:rPr>
                <w:t>排故方案</w:t>
              </w:r>
            </w:ins>
            <w:r>
              <w:rPr>
                <w:rFonts w:ascii="宋体" w:eastAsia="宋体" w:hAnsi="宋体" w:hint="eastAsia"/>
                <w:sz w:val="24"/>
                <w:szCs w:val="24"/>
              </w:rPr>
              <w:t>，以及中英文对照的原始手册作为参考，避免了排故工程师在阅读英文手册</w:t>
            </w:r>
            <w:proofErr w:type="gramStart"/>
            <w:r>
              <w:rPr>
                <w:rFonts w:ascii="宋体" w:eastAsia="宋体" w:hAnsi="宋体" w:hint="eastAsia"/>
                <w:sz w:val="24"/>
                <w:szCs w:val="24"/>
              </w:rPr>
              <w:t>时理解</w:t>
            </w:r>
            <w:proofErr w:type="gramEnd"/>
            <w:r>
              <w:rPr>
                <w:rFonts w:ascii="宋体" w:eastAsia="宋体" w:hAnsi="宋体" w:hint="eastAsia"/>
                <w:sz w:val="24"/>
                <w:szCs w:val="24"/>
              </w:rPr>
              <w:t>错误和遗漏步骤的风险，提高排故准确性；</w:t>
            </w:r>
          </w:p>
          <w:p w14:paraId="2594CA77" w14:textId="77777777" w:rsidR="00D04BAC" w:rsidRPr="00D04BAC" w:rsidRDefault="00DC777A">
            <w:pPr>
              <w:widowControl/>
              <w:spacing w:line="360" w:lineRule="auto"/>
              <w:jc w:val="left"/>
              <w:rPr>
                <w:ins w:id="325" w:author="WangDaWei 王大伟 [LNX5] [华北航线中心]" w:date="2024-01-20T14:01:00Z"/>
                <w:rFonts w:ascii="宋体" w:eastAsia="宋体" w:hAnsi="宋体"/>
                <w:sz w:val="24"/>
                <w:szCs w:val="24"/>
                <w:rPrChange w:id="326" w:author="WangDaWei 王大伟 [LNX5] [华北航线中心]" w:date="2024-05-08T13:32:00Z">
                  <w:rPr>
                    <w:ins w:id="327" w:author="WangDaWei 王大伟 [LNX5] [华北航线中心]" w:date="2024-01-20T14:01:00Z"/>
                    <w:sz w:val="22"/>
                  </w:rPr>
                </w:rPrChange>
              </w:rPr>
            </w:pPr>
            <w:ins w:id="328" w:author="WangDaWei 王大伟 [LNX5] [华北航线中心]" w:date="2024-01-20T14:01:00Z">
              <w:r>
                <w:rPr>
                  <w:rFonts w:ascii="宋体" w:eastAsia="宋体" w:hAnsi="宋体" w:hint="eastAsia"/>
                  <w:sz w:val="24"/>
                  <w:szCs w:val="24"/>
                  <w:rPrChange w:id="329" w:author="WangDaWei 王大伟 [LNX5] [华北航线中心]" w:date="2024-05-08T13:32:00Z">
                    <w:rPr>
                      <w:rFonts w:hint="eastAsia"/>
                      <w:sz w:val="22"/>
                    </w:rPr>
                  </w:rPrChange>
                </w:rPr>
                <w:t>（</w:t>
              </w:r>
            </w:ins>
            <w:r>
              <w:rPr>
                <w:rFonts w:ascii="宋体" w:eastAsia="宋体" w:hAnsi="宋体"/>
                <w:sz w:val="24"/>
                <w:szCs w:val="24"/>
              </w:rPr>
              <w:t>5</w:t>
            </w:r>
            <w:ins w:id="330" w:author="WangDaWei 王大伟 [LNX5] [华北航线中心]" w:date="2024-01-20T14:01:00Z">
              <w:r>
                <w:rPr>
                  <w:rFonts w:ascii="宋体" w:eastAsia="宋体" w:hAnsi="宋体" w:hint="eastAsia"/>
                  <w:sz w:val="24"/>
                  <w:szCs w:val="24"/>
                  <w:rPrChange w:id="331" w:author="WangDaWei 王大伟 [LNX5] [华北航线中心]" w:date="2024-05-08T13:32:00Z">
                    <w:rPr>
                      <w:rFonts w:hint="eastAsia"/>
                      <w:sz w:val="22"/>
                    </w:rPr>
                  </w:rPrChange>
                </w:rPr>
                <w:t>）</w:t>
              </w:r>
            </w:ins>
            <w:r>
              <w:rPr>
                <w:rFonts w:ascii="宋体" w:eastAsia="宋体" w:hAnsi="宋体" w:hint="eastAsia"/>
                <w:sz w:val="24"/>
                <w:szCs w:val="24"/>
              </w:rPr>
              <w:t>辅助排故</w:t>
            </w:r>
            <w:ins w:id="332" w:author="WangDaWei 王大伟 [LNX5] [华北航线中心]" w:date="2024-05-06T16:15:00Z">
              <w:r>
                <w:rPr>
                  <w:rFonts w:ascii="宋体" w:eastAsia="宋体" w:hAnsi="宋体" w:hint="eastAsia"/>
                  <w:sz w:val="24"/>
                  <w:szCs w:val="24"/>
                  <w:rPrChange w:id="333" w:author="WangDaWei 王大伟 [LNX5] [华北航线中心]" w:date="2024-05-08T13:32:00Z">
                    <w:rPr>
                      <w:rFonts w:ascii="宋体" w:eastAsia="宋体" w:hAnsi="宋体" w:hint="eastAsia"/>
                      <w:color w:val="FF0000"/>
                      <w:sz w:val="24"/>
                      <w:szCs w:val="24"/>
                    </w:rPr>
                  </w:rPrChange>
                </w:rPr>
                <w:t>系统</w:t>
              </w:r>
            </w:ins>
            <w:ins w:id="334" w:author="WangDaWei 王大伟 [LNX5] [华北航线中心]" w:date="2024-05-06T16:16:00Z">
              <w:r>
                <w:rPr>
                  <w:rFonts w:ascii="宋体" w:eastAsia="宋体" w:hAnsi="宋体" w:hint="eastAsia"/>
                  <w:sz w:val="24"/>
                  <w:szCs w:val="24"/>
                  <w:rPrChange w:id="335" w:author="WangDaWei 王大伟 [LNX5] [华北航线中心]" w:date="2024-05-08T13:32:00Z">
                    <w:rPr>
                      <w:rFonts w:ascii="宋体" w:eastAsia="宋体" w:hAnsi="宋体" w:hint="eastAsia"/>
                      <w:color w:val="FF0000"/>
                      <w:sz w:val="24"/>
                      <w:szCs w:val="24"/>
                    </w:rPr>
                  </w:rPrChange>
                </w:rPr>
                <w:t>生成逻辑判断流程图可进行人工</w:t>
              </w:r>
            </w:ins>
            <w:ins w:id="336" w:author="WangDaWei 王大伟 [LNX5] [华北航线中心]" w:date="2024-05-06T16:17:00Z">
              <w:r>
                <w:rPr>
                  <w:rFonts w:ascii="宋体" w:eastAsia="宋体" w:hAnsi="宋体" w:hint="eastAsia"/>
                  <w:sz w:val="24"/>
                  <w:szCs w:val="24"/>
                  <w:rPrChange w:id="337" w:author="WangDaWei 王大伟 [LNX5] [华北航线中心]" w:date="2024-05-08T13:32:00Z">
                    <w:rPr>
                      <w:rFonts w:ascii="宋体" w:eastAsia="宋体" w:hAnsi="宋体" w:hint="eastAsia"/>
                      <w:color w:val="FF0000"/>
                      <w:sz w:val="24"/>
                      <w:szCs w:val="24"/>
                    </w:rPr>
                  </w:rPrChange>
                </w:rPr>
                <w:t>编辑和调整</w:t>
              </w:r>
            </w:ins>
            <w:ins w:id="338" w:author="WangDaWei 王大伟 [LNX5] [华北航线中心]" w:date="2024-05-06T16:14:00Z">
              <w:r>
                <w:rPr>
                  <w:rFonts w:ascii="宋体" w:eastAsia="宋体" w:hAnsi="宋体" w:hint="eastAsia"/>
                  <w:sz w:val="24"/>
                  <w:szCs w:val="24"/>
                </w:rPr>
                <w:t>，由</w:t>
              </w:r>
            </w:ins>
            <w:ins w:id="339" w:author="WangDaWei 王大伟 [LNX5] [华北航线中心]" w:date="2024-05-06T16:17:00Z">
              <w:r>
                <w:rPr>
                  <w:rFonts w:ascii="宋体" w:eastAsia="宋体" w:hAnsi="宋体" w:hint="eastAsia"/>
                  <w:sz w:val="24"/>
                  <w:szCs w:val="24"/>
                  <w:rPrChange w:id="340" w:author="WangDaWei 王大伟 [LNX5] [华北航线中心]" w:date="2024-05-08T13:32:00Z">
                    <w:rPr>
                      <w:rFonts w:ascii="宋体" w:eastAsia="宋体" w:hAnsi="宋体" w:hint="eastAsia"/>
                      <w:color w:val="FF0000"/>
                      <w:sz w:val="24"/>
                      <w:szCs w:val="24"/>
                    </w:rPr>
                  </w:rPrChange>
                </w:rPr>
                <w:t>排故</w:t>
              </w:r>
            </w:ins>
            <w:ins w:id="341" w:author="WangDaWei 王大伟 [LNX5] [华北航线中心]" w:date="2024-05-06T16:14:00Z">
              <w:r>
                <w:rPr>
                  <w:rFonts w:ascii="宋体" w:eastAsia="宋体" w:hAnsi="宋体" w:hint="eastAsia"/>
                  <w:sz w:val="24"/>
                  <w:szCs w:val="24"/>
                </w:rPr>
                <w:t>工程师</w:t>
              </w:r>
            </w:ins>
            <w:ins w:id="342" w:author="WangDaWei 王大伟 [LNX5] [华北航线中心]" w:date="2024-05-06T16:17:00Z">
              <w:r>
                <w:rPr>
                  <w:rFonts w:ascii="宋体" w:eastAsia="宋体" w:hAnsi="宋体" w:hint="eastAsia"/>
                  <w:sz w:val="24"/>
                  <w:szCs w:val="24"/>
                  <w:rPrChange w:id="343" w:author="WangDaWei 王大伟 [LNX5] [华北航线中心]" w:date="2024-05-08T13:32:00Z">
                    <w:rPr>
                      <w:rFonts w:ascii="宋体" w:eastAsia="宋体" w:hAnsi="宋体" w:hint="eastAsia"/>
                      <w:color w:val="FF0000"/>
                      <w:sz w:val="24"/>
                      <w:szCs w:val="24"/>
                    </w:rPr>
                  </w:rPrChange>
                </w:rPr>
                <w:t>根据当下的公司各项管理规定，</w:t>
              </w:r>
              <w:del w:id="344" w:author="TanYue 谭悦 [LNX] [华北航线中心]" w:date="2024-05-13T17:55:00Z">
                <w:r>
                  <w:rPr>
                    <w:rFonts w:ascii="宋体" w:eastAsia="宋体" w:hAnsi="宋体" w:hint="eastAsia"/>
                    <w:sz w:val="24"/>
                    <w:szCs w:val="24"/>
                    <w:rPrChange w:id="345" w:author="WangDaWei 王大伟 [LNX5] [华北航线中心]" w:date="2024-05-08T13:32:00Z">
                      <w:rPr>
                        <w:rFonts w:ascii="宋体" w:eastAsia="宋体" w:hAnsi="宋体" w:hint="eastAsia"/>
                        <w:color w:val="FF0000"/>
                        <w:sz w:val="24"/>
                        <w:szCs w:val="24"/>
                      </w:rPr>
                    </w:rPrChange>
                  </w:rPr>
                  <w:delText>工程师</w:delText>
                </w:r>
              </w:del>
            </w:ins>
            <w:ins w:id="346" w:author="WangDaWei 王大伟 [LNX5] [华北航线中心]" w:date="2024-05-06T16:18:00Z">
              <w:r>
                <w:rPr>
                  <w:rFonts w:ascii="宋体" w:eastAsia="宋体" w:hAnsi="宋体" w:hint="eastAsia"/>
                  <w:sz w:val="24"/>
                  <w:szCs w:val="24"/>
                  <w:rPrChange w:id="347" w:author="WangDaWei 王大伟 [LNX5] [华北航线中心]" w:date="2024-05-08T13:32:00Z">
                    <w:rPr>
                      <w:rFonts w:ascii="宋体" w:eastAsia="宋体" w:hAnsi="宋体" w:hint="eastAsia"/>
                      <w:color w:val="FF0000"/>
                      <w:sz w:val="24"/>
                      <w:szCs w:val="24"/>
                    </w:rPr>
                  </w:rPrChange>
                </w:rPr>
                <w:t>排</w:t>
              </w:r>
              <w:proofErr w:type="gramStart"/>
              <w:r>
                <w:rPr>
                  <w:rFonts w:ascii="宋体" w:eastAsia="宋体" w:hAnsi="宋体" w:hint="eastAsia"/>
                  <w:sz w:val="24"/>
                  <w:szCs w:val="24"/>
                  <w:rPrChange w:id="348" w:author="WangDaWei 王大伟 [LNX5] [华北航线中心]" w:date="2024-05-08T13:32:00Z">
                    <w:rPr>
                      <w:rFonts w:ascii="宋体" w:eastAsia="宋体" w:hAnsi="宋体" w:hint="eastAsia"/>
                      <w:color w:val="FF0000"/>
                      <w:sz w:val="24"/>
                      <w:szCs w:val="24"/>
                    </w:rPr>
                  </w:rPrChange>
                </w:rPr>
                <w:t>故经验</w:t>
              </w:r>
            </w:ins>
            <w:proofErr w:type="gramEnd"/>
            <w:ins w:id="349" w:author="TanYue 谭悦 [LNX] [华北航线中心]" w:date="2024-05-13T17:55:00Z">
              <w:r>
                <w:rPr>
                  <w:rFonts w:ascii="宋体" w:eastAsia="宋体" w:hAnsi="宋体" w:hint="eastAsia"/>
                  <w:sz w:val="24"/>
                  <w:szCs w:val="24"/>
                </w:rPr>
                <w:t>总结</w:t>
              </w:r>
            </w:ins>
            <w:ins w:id="350" w:author="WangDaWei 王大伟 [LNX5] [华北航线中心]" w:date="2024-05-06T16:18:00Z">
              <w:r>
                <w:rPr>
                  <w:rFonts w:ascii="宋体" w:eastAsia="宋体" w:hAnsi="宋体" w:hint="eastAsia"/>
                  <w:sz w:val="24"/>
                  <w:szCs w:val="24"/>
                  <w:rPrChange w:id="351" w:author="WangDaWei 王大伟 [LNX5] [华北航线中心]" w:date="2024-05-08T13:32:00Z">
                    <w:rPr>
                      <w:rFonts w:ascii="宋体" w:eastAsia="宋体" w:hAnsi="宋体" w:hint="eastAsia"/>
                      <w:color w:val="FF0000"/>
                      <w:sz w:val="24"/>
                      <w:szCs w:val="24"/>
                    </w:rPr>
                  </w:rPrChange>
                </w:rPr>
                <w:t>以及系统原理分析</w:t>
              </w:r>
            </w:ins>
            <w:ins w:id="352" w:author="WangDaWei 王大伟 [LNX5] [华北航线中心]" w:date="2024-05-06T16:14:00Z">
              <w:r>
                <w:rPr>
                  <w:rFonts w:ascii="宋体" w:eastAsia="宋体" w:hAnsi="宋体" w:hint="eastAsia"/>
                  <w:sz w:val="24"/>
                  <w:szCs w:val="24"/>
                </w:rPr>
                <w:t>来对比判断，进行调整和</w:t>
              </w:r>
            </w:ins>
            <w:ins w:id="353" w:author="TanYue 谭悦 [LNX] [华北航线中心]" w:date="2024-05-13T17:55:00Z">
              <w:r>
                <w:rPr>
                  <w:rFonts w:ascii="宋体" w:eastAsia="宋体" w:hAnsi="宋体" w:hint="eastAsia"/>
                  <w:sz w:val="24"/>
                  <w:szCs w:val="24"/>
                </w:rPr>
                <w:t>优化</w:t>
              </w:r>
            </w:ins>
            <w:ins w:id="354" w:author="WangDaWei 王大伟 [LNX5] [华北航线中心]" w:date="2024-05-06T16:14:00Z">
              <w:del w:id="355" w:author="TanYue 谭悦 [LNX] [华北航线中心]" w:date="2024-05-13T17:55:00Z">
                <w:r>
                  <w:rPr>
                    <w:rFonts w:ascii="宋体" w:eastAsia="宋体" w:hAnsi="宋体" w:hint="eastAsia"/>
                    <w:sz w:val="24"/>
                    <w:szCs w:val="24"/>
                  </w:rPr>
                  <w:delText>批准</w:delText>
                </w:r>
              </w:del>
              <w:r>
                <w:rPr>
                  <w:rFonts w:ascii="宋体" w:eastAsia="宋体" w:hAnsi="宋体" w:hint="eastAsia"/>
                  <w:sz w:val="24"/>
                  <w:szCs w:val="24"/>
                </w:rPr>
                <w:t>，形成可行的排故方案</w:t>
              </w:r>
            </w:ins>
            <w:r>
              <w:rPr>
                <w:rFonts w:ascii="宋体" w:eastAsia="宋体" w:hAnsi="宋体" w:hint="eastAsia"/>
                <w:sz w:val="24"/>
                <w:szCs w:val="24"/>
              </w:rPr>
              <w:t>，避免工程师给出的排</w:t>
            </w:r>
            <w:proofErr w:type="gramStart"/>
            <w:r>
              <w:rPr>
                <w:rFonts w:ascii="宋体" w:eastAsia="宋体" w:hAnsi="宋体" w:hint="eastAsia"/>
                <w:sz w:val="24"/>
                <w:szCs w:val="24"/>
              </w:rPr>
              <w:t>故方案</w:t>
            </w:r>
            <w:proofErr w:type="gramEnd"/>
            <w:r>
              <w:rPr>
                <w:rFonts w:ascii="宋体" w:eastAsia="宋体" w:hAnsi="宋体" w:hint="eastAsia"/>
                <w:sz w:val="24"/>
                <w:szCs w:val="24"/>
              </w:rPr>
              <w:t>偏离实时的公司管理规定以及相关技术文件，提高排故的全面性</w:t>
            </w:r>
            <w:ins w:id="356" w:author="WangDaWei 王大伟 [LNX5] [华北航线中心]" w:date="2024-05-06T16:14:00Z">
              <w:r>
                <w:rPr>
                  <w:rFonts w:ascii="宋体" w:eastAsia="宋体" w:hAnsi="宋体" w:hint="eastAsia"/>
                  <w:sz w:val="24"/>
                  <w:szCs w:val="24"/>
                </w:rPr>
                <w:t>；</w:t>
              </w:r>
            </w:ins>
            <w:ins w:id="357" w:author="WangDaWei 王大伟 [LNX5] [华北航线中心]" w:date="2024-05-06T16:18:00Z">
              <w:r>
                <w:rPr>
                  <w:rFonts w:ascii="宋体" w:eastAsia="宋体" w:hAnsi="宋体"/>
                  <w:sz w:val="24"/>
                  <w:szCs w:val="24"/>
                </w:rPr>
                <w:t xml:space="preserve"> </w:t>
              </w:r>
            </w:ins>
          </w:p>
          <w:p w14:paraId="582806A7" w14:textId="77777777" w:rsidR="00D04BAC" w:rsidRDefault="00DC777A">
            <w:pPr>
              <w:spacing w:line="360" w:lineRule="auto"/>
              <w:jc w:val="left"/>
              <w:rPr>
                <w:del w:id="358" w:author="WangDaWei 王大伟 [LNX5] [华北航线中心]" w:date="2024-01-20T14:01:00Z"/>
                <w:rFonts w:asciiTheme="minorEastAsia" w:hAnsiTheme="minorEastAsia"/>
                <w:sz w:val="24"/>
                <w:szCs w:val="24"/>
              </w:rPr>
            </w:pPr>
            <w:del w:id="359" w:author="WangDaWei 王大伟 [LNX5] [华北航线中心]" w:date="2024-01-20T14:01:00Z">
              <w:r>
                <w:rPr>
                  <w:rFonts w:asciiTheme="minorEastAsia" w:hAnsiTheme="minorEastAsia" w:hint="eastAsia"/>
                  <w:sz w:val="24"/>
                  <w:szCs w:val="24"/>
                </w:rPr>
                <w:delText>（2）</w:delText>
              </w:r>
              <w:r>
                <w:rPr>
                  <w:rFonts w:asciiTheme="minorEastAsia" w:hAnsiTheme="minorEastAsia"/>
                  <w:sz w:val="24"/>
                  <w:szCs w:val="24"/>
                </w:rPr>
                <w:delText>机器学习和深度学习算法</w:delText>
              </w:r>
              <w:r>
                <w:rPr>
                  <w:rFonts w:asciiTheme="minorEastAsia" w:hAnsiTheme="minorEastAsia" w:hint="eastAsia"/>
                  <w:sz w:val="24"/>
                  <w:szCs w:val="24"/>
                </w:rPr>
                <w:delText>，学习现有人机对话方案，选择匹配方案。</w:delText>
              </w:r>
            </w:del>
          </w:p>
          <w:p w14:paraId="12942331" w14:textId="77777777" w:rsidR="00D04BAC" w:rsidRDefault="00DC777A">
            <w:pPr>
              <w:spacing w:line="360" w:lineRule="auto"/>
              <w:jc w:val="left"/>
              <w:rPr>
                <w:del w:id="360" w:author="WangDaWei 王大伟 [LNX5] [华北航线中心]" w:date="2024-01-20T14:01:00Z"/>
                <w:rFonts w:asciiTheme="minorEastAsia" w:hAnsiTheme="minorEastAsia"/>
                <w:sz w:val="24"/>
                <w:szCs w:val="24"/>
              </w:rPr>
            </w:pPr>
            <w:del w:id="361" w:author="WangDaWei 王大伟 [LNX5] [华北航线中心]" w:date="2024-01-20T14:01:00Z">
              <w:r>
                <w:rPr>
                  <w:rFonts w:asciiTheme="minorEastAsia" w:hAnsiTheme="minorEastAsia" w:hint="eastAsia"/>
                  <w:sz w:val="24"/>
                  <w:szCs w:val="24"/>
                </w:rPr>
                <w:delText>（3）构建飞机系统的知识图谱，包括组件之间的关系、故障模式和解决方案。提供了结构化的知识表示，支持系统的智能推理和更深层次的故障了解。</w:delText>
              </w:r>
            </w:del>
          </w:p>
          <w:p w14:paraId="5816BF34" w14:textId="77777777" w:rsidR="00D04BAC" w:rsidRDefault="00DC777A">
            <w:pPr>
              <w:spacing w:line="360" w:lineRule="auto"/>
              <w:jc w:val="left"/>
              <w:rPr>
                <w:del w:id="362" w:author="WangDaWei 王大伟 [LNX5] [华北航线中心]" w:date="2023-11-30T17:21:00Z"/>
                <w:rFonts w:asciiTheme="minorEastAsia" w:hAnsiTheme="minorEastAsia"/>
                <w:sz w:val="24"/>
                <w:szCs w:val="24"/>
              </w:rPr>
            </w:pPr>
            <w:del w:id="363" w:author="WangDaWei 王大伟 [LNX5] [华北航线中心]" w:date="2024-01-20T14:01:00Z">
              <w:r>
                <w:rPr>
                  <w:rFonts w:asciiTheme="minorEastAsia" w:hAnsiTheme="minorEastAsia" w:hint="eastAsia"/>
                  <w:sz w:val="24"/>
                  <w:szCs w:val="24"/>
                </w:rPr>
                <w:delText>（4）基于GPT模型的飞机维护诊断助手，</w:delText>
              </w:r>
              <w:r>
                <w:rPr>
                  <w:rFonts w:asciiTheme="minorEastAsia" w:hAnsiTheme="minorEastAsia"/>
                  <w:sz w:val="24"/>
                  <w:szCs w:val="24"/>
                </w:rPr>
                <w:delText>使得维修人员能够更便捷、智能地与系统交互，获取实时的故障诊断信息</w:delText>
              </w:r>
              <w:r>
                <w:rPr>
                  <w:rFonts w:asciiTheme="minorEastAsia" w:hAnsiTheme="minorEastAsia" w:hint="eastAsia"/>
                  <w:sz w:val="24"/>
                  <w:szCs w:val="24"/>
                </w:rPr>
                <w:delText>。</w:delText>
              </w:r>
            </w:del>
          </w:p>
          <w:p w14:paraId="7BB214C4" w14:textId="77777777" w:rsidR="00D04BAC" w:rsidRDefault="00DC777A">
            <w:pPr>
              <w:spacing w:line="360" w:lineRule="auto"/>
              <w:jc w:val="left"/>
              <w:rPr>
                <w:del w:id="364" w:author="WangDaWei 王大伟 [LNX5] [华北航线中心]" w:date="2024-01-20T14:01:00Z"/>
                <w:rFonts w:asciiTheme="minorEastAsia" w:hAnsiTheme="minorEastAsia"/>
                <w:sz w:val="24"/>
                <w:szCs w:val="24"/>
              </w:rPr>
            </w:pPr>
            <w:commentRangeStart w:id="365"/>
            <w:del w:id="366" w:author="WangDaWei 王大伟 [LNX5] [华北航线中心]" w:date="2023-11-30T17:21:00Z">
              <w:r>
                <w:rPr>
                  <w:rFonts w:asciiTheme="minorEastAsia" w:hAnsiTheme="minorEastAsia" w:hint="eastAsia"/>
                  <w:sz w:val="24"/>
                  <w:szCs w:val="24"/>
                </w:rPr>
                <w:delText>（5）为可视化3D模型融入建立接口准备。</w:delText>
              </w:r>
            </w:del>
          </w:p>
          <w:p w14:paraId="79D38C19" w14:textId="77777777" w:rsidR="00D04BAC" w:rsidRDefault="00DC777A">
            <w:pPr>
              <w:spacing w:line="360" w:lineRule="auto"/>
              <w:jc w:val="left"/>
              <w:rPr>
                <w:del w:id="367" w:author="WangDaWei 王大伟 [LNX5] [华北航线中心]" w:date="2024-01-20T14:01:00Z"/>
                <w:rFonts w:asciiTheme="minorEastAsia" w:hAnsiTheme="minorEastAsia"/>
                <w:sz w:val="24"/>
                <w:szCs w:val="24"/>
              </w:rPr>
              <w:pPrChange w:id="368" w:author="WangDaWei 王大伟 [LNX5] [华北航线中心]" w:date="2024-01-20T14:01:00Z">
                <w:pPr>
                  <w:widowControl/>
                  <w:spacing w:line="360" w:lineRule="auto"/>
                  <w:jc w:val="left"/>
                </w:pPr>
              </w:pPrChange>
            </w:pPr>
            <w:del w:id="369" w:author="WangDaWei 王大伟 [LNX5] [华北航线中心]" w:date="2024-01-20T14:01:00Z">
              <w:r>
                <w:rPr>
                  <w:rFonts w:asciiTheme="minorEastAsia" w:hAnsiTheme="minorEastAsia" w:hint="eastAsia"/>
                  <w:sz w:val="24"/>
                  <w:szCs w:val="24"/>
                </w:rPr>
                <w:delText>（</w:delText>
              </w:r>
            </w:del>
            <w:del w:id="370" w:author="WangDaWei 王大伟 [LNX5] [华北航线中心]" w:date="2023-11-30T17:21:00Z">
              <w:r>
                <w:rPr>
                  <w:rFonts w:asciiTheme="minorEastAsia" w:hAnsiTheme="minorEastAsia" w:hint="eastAsia"/>
                  <w:sz w:val="24"/>
                  <w:szCs w:val="24"/>
                </w:rPr>
                <w:delText>6</w:delText>
              </w:r>
            </w:del>
            <w:del w:id="371" w:author="WangDaWei 王大伟 [LNX5] [华北航线中心]" w:date="2024-01-20T14:01:00Z">
              <w:r>
                <w:rPr>
                  <w:rFonts w:asciiTheme="minorEastAsia" w:hAnsiTheme="minorEastAsia" w:hint="eastAsia"/>
                  <w:sz w:val="24"/>
                  <w:szCs w:val="24"/>
                </w:rPr>
                <w:delText>）该系统可实现与其他现有系统相融合。</w:delText>
              </w:r>
              <w:commentRangeEnd w:id="365"/>
              <w:r>
                <w:rPr>
                  <w:rStyle w:val="ae"/>
                </w:rPr>
                <w:commentReference w:id="365"/>
              </w:r>
            </w:del>
          </w:p>
          <w:p w14:paraId="37B0FD9C" w14:textId="77777777" w:rsidR="00D04BAC" w:rsidRDefault="00D04BAC">
            <w:pPr>
              <w:spacing w:line="360" w:lineRule="auto"/>
              <w:jc w:val="left"/>
              <w:rPr>
                <w:rFonts w:asciiTheme="minorEastAsia" w:hAnsiTheme="minorEastAsia"/>
                <w:sz w:val="24"/>
                <w:szCs w:val="24"/>
              </w:rPr>
            </w:pPr>
          </w:p>
        </w:tc>
      </w:tr>
    </w:tbl>
    <w:p w14:paraId="7EBC54BC" w14:textId="77777777" w:rsidR="00D04BAC" w:rsidRDefault="00DC777A">
      <w:pPr>
        <w:widowControl/>
        <w:jc w:val="left"/>
        <w:rPr>
          <w:rFonts w:ascii="黑体" w:eastAsia="黑体" w:hAnsi="黑体"/>
          <w:sz w:val="32"/>
        </w:rPr>
      </w:pPr>
      <w:r>
        <w:rPr>
          <w:rFonts w:ascii="黑体" w:eastAsia="黑体" w:hAnsi="黑体" w:hint="eastAsia"/>
          <w:sz w:val="32"/>
        </w:rPr>
        <w:lastRenderedPageBreak/>
        <w:t>四、项目预期成果及主要</w:t>
      </w:r>
      <w:r>
        <w:rPr>
          <w:rFonts w:ascii="黑体" w:eastAsia="黑体" w:hAnsi="黑体"/>
          <w:sz w:val="32"/>
        </w:rPr>
        <w:t>创新点</w:t>
      </w:r>
    </w:p>
    <w:tbl>
      <w:tblPr>
        <w:tblStyle w:val="ad"/>
        <w:tblW w:w="8693" w:type="dxa"/>
        <w:tblLook w:val="04A0" w:firstRow="1" w:lastRow="0" w:firstColumn="1" w:lastColumn="0" w:noHBand="0" w:noVBand="1"/>
      </w:tblPr>
      <w:tblGrid>
        <w:gridCol w:w="8693"/>
      </w:tblGrid>
      <w:tr w:rsidR="00D04BAC" w14:paraId="6EA95C9A" w14:textId="77777777">
        <w:tc>
          <w:tcPr>
            <w:tcW w:w="8693" w:type="dxa"/>
          </w:tcPr>
          <w:p w14:paraId="1A0BA497" w14:textId="77777777" w:rsidR="00D04BAC" w:rsidRDefault="00DC777A">
            <w:pPr>
              <w:widowControl/>
              <w:tabs>
                <w:tab w:val="left" w:pos="3543"/>
              </w:tabs>
              <w:spacing w:line="360" w:lineRule="auto"/>
              <w:jc w:val="left"/>
              <w:rPr>
                <w:rFonts w:asciiTheme="minorEastAsia" w:hAnsiTheme="minorEastAsia"/>
                <w:sz w:val="24"/>
              </w:rPr>
            </w:pPr>
            <w:r>
              <w:rPr>
                <w:b/>
                <w:sz w:val="24"/>
              </w:rPr>
              <w:t xml:space="preserve">1. </w:t>
            </w:r>
            <w:r>
              <w:rPr>
                <w:b/>
                <w:sz w:val="24"/>
              </w:rPr>
              <w:t>预期成果</w:t>
            </w:r>
            <w:r>
              <w:rPr>
                <w:rFonts w:hint="eastAsia"/>
                <w:b/>
                <w:sz w:val="24"/>
              </w:rPr>
              <w:t>完成形式</w:t>
            </w:r>
            <w:r>
              <w:rPr>
                <w:rFonts w:asciiTheme="minorEastAsia" w:hAnsiTheme="minorEastAsia" w:hint="eastAsia"/>
                <w:sz w:val="24"/>
              </w:rPr>
              <w:t>：</w:t>
            </w:r>
            <w:sdt>
              <w:sdtPr>
                <w:rPr>
                  <w:rFonts w:asciiTheme="minorEastAsia" w:hAnsiTheme="minorEastAsia" w:hint="eastAsia"/>
                  <w:sz w:val="24"/>
                </w:rPr>
                <w:alias w:val="请点击选择一项"/>
                <w:tag w:val="请点击选择一项"/>
                <w:id w:val="-342087545"/>
                <w:placeholder>
                  <w:docPart w:val="E256645283304AFF89FA04E4077539D3"/>
                </w:placeholder>
                <w:dropDownList>
                  <w:listItem w:value="请点击选择一项。"/>
                  <w:listItem w:displayText="论文、专著或研究报告" w:value="论文、专著或研究报告"/>
                  <w:listItem w:displayText="新产品、新工艺等推广与示范活动" w:value="新产品、新工艺等推广与示范活动"/>
                  <w:listItem w:displayText="对已有产品、工艺等进行一般性的改进" w:value="对已有产品、工艺等进行一般性的改进"/>
                  <w:listItem w:displayText="对已有产品、工艺等实现突破性变革" w:value="对已有产品、工艺等实现突破性变革"/>
                  <w:listItem w:displayText="软件著作权" w:value="软件著作权"/>
                  <w:listItem w:displayText="应用软件" w:value="应用软件"/>
                  <w:listItem w:displayText="发明专利" w:value="发明专利"/>
                  <w:listItem w:displayText="实用新型专利或外观设计专利" w:value="实用新型专利或外观设计专利"/>
                  <w:listItem w:displayText="带有技术、工艺参数的图纸、技术标准、操作规范、技术论证、咨询评价" w:value="带有技术、工艺参数的图纸、技术标准、操作规范、技术论证、咨询评价"/>
                  <w:listItem w:displayText="自主研制的新产品原型或样机、样件、样品、配方、新装置" w:value="自主研制的新产品原型或样机、样件、样品、配方、新装置"/>
                  <w:listItem w:displayText="自主开发的新技术或新工艺、新工法、新服务" w:value="自主开发的新技术或新工艺、新工法、新服务"/>
                  <w:listItem w:displayText="其他" w:value="其他"/>
                </w:dropDownList>
              </w:sdtPr>
              <w:sdtContent>
                <w:r>
                  <w:rPr>
                    <w:rFonts w:asciiTheme="minorEastAsia" w:hAnsiTheme="minorEastAsia" w:hint="eastAsia"/>
                    <w:sz w:val="24"/>
                  </w:rPr>
                  <w:t>自主开发的新技术或新工艺、新工法、新服务</w:t>
                </w:r>
              </w:sdtContent>
            </w:sdt>
          </w:p>
          <w:p w14:paraId="4BB5E4BC" w14:textId="77777777" w:rsidR="00D04BAC" w:rsidRDefault="00DC777A">
            <w:pPr>
              <w:widowControl/>
              <w:tabs>
                <w:tab w:val="left" w:pos="3543"/>
              </w:tabs>
              <w:spacing w:line="360" w:lineRule="auto"/>
              <w:ind w:firstLineChars="127" w:firstLine="306"/>
              <w:jc w:val="left"/>
              <w:rPr>
                <w:del w:id="372" w:author="WangDaWei 王大伟 [LNX5] [华北航线中心]" w:date="2023-11-30T17:26:00Z"/>
                <w:rFonts w:asciiTheme="minorEastAsia" w:hAnsiTheme="minorEastAsia"/>
                <w:sz w:val="24"/>
              </w:rPr>
            </w:pPr>
            <w:r>
              <w:rPr>
                <w:rFonts w:asciiTheme="minorEastAsia" w:hAnsiTheme="minorEastAsia" w:hint="eastAsia"/>
                <w:b/>
                <w:sz w:val="24"/>
              </w:rPr>
              <w:t>具体成果描述</w:t>
            </w:r>
            <w:r>
              <w:rPr>
                <w:rFonts w:asciiTheme="minorEastAsia" w:hAnsiTheme="minorEastAsia" w:hint="eastAsia"/>
                <w:sz w:val="24"/>
              </w:rPr>
              <w:t>：</w:t>
            </w:r>
          </w:p>
          <w:p w14:paraId="1C14DCC3" w14:textId="77777777" w:rsidR="00D04BAC" w:rsidRDefault="00DC777A">
            <w:pPr>
              <w:widowControl/>
              <w:spacing w:line="360" w:lineRule="auto"/>
              <w:jc w:val="left"/>
              <w:rPr>
                <w:del w:id="373" w:author="WangDaWei 王大伟 [LNX5] [华北航线中心]" w:date="2023-11-30T17:26:00Z"/>
                <w:sz w:val="24"/>
              </w:rPr>
            </w:pPr>
            <w:commentRangeStart w:id="374"/>
            <w:del w:id="375" w:author="WangDaWei 王大伟 [LNX5] [华北航线中心]" w:date="2023-11-30T17:26:00Z">
              <w:r>
                <w:rPr>
                  <w:rFonts w:hint="eastAsia"/>
                  <w:sz w:val="24"/>
                </w:rPr>
                <w:delText xml:space="preserve">1. </w:delText>
              </w:r>
              <w:r>
                <w:rPr>
                  <w:rFonts w:hint="eastAsia"/>
                  <w:sz w:val="24"/>
                </w:rPr>
                <w:delText>现行飞机故障处置流程梳理、故障现象维度清单</w:delText>
              </w:r>
            </w:del>
          </w:p>
          <w:p w14:paraId="6765DDDC" w14:textId="77777777" w:rsidR="00D04BAC" w:rsidRDefault="00DC777A">
            <w:pPr>
              <w:widowControl/>
              <w:spacing w:line="360" w:lineRule="auto"/>
              <w:jc w:val="left"/>
              <w:rPr>
                <w:del w:id="376" w:author="WangDaWei 王大伟 [LNX5] [华北航线中心]" w:date="2023-11-30T17:26:00Z"/>
                <w:sz w:val="24"/>
              </w:rPr>
            </w:pPr>
            <w:del w:id="377" w:author="WangDaWei 王大伟 [LNX5] [华北航线中心]" w:date="2023-11-30T17:26:00Z">
              <w:r>
                <w:rPr>
                  <w:rFonts w:hint="eastAsia"/>
                  <w:sz w:val="24"/>
                </w:rPr>
                <w:delText xml:space="preserve">2. </w:delText>
              </w:r>
              <w:r>
                <w:rPr>
                  <w:rFonts w:hint="eastAsia"/>
                  <w:sz w:val="24"/>
                </w:rPr>
                <w:delText>系统技术路线方案</w:delText>
              </w:r>
            </w:del>
          </w:p>
          <w:p w14:paraId="49FD2387" w14:textId="77777777" w:rsidR="00D04BAC" w:rsidRDefault="00DC777A">
            <w:pPr>
              <w:widowControl/>
              <w:spacing w:line="360" w:lineRule="auto"/>
              <w:jc w:val="left"/>
              <w:rPr>
                <w:del w:id="378" w:author="WangDaWei 王大伟 [LNX5] [华北航线中心]" w:date="2023-11-30T17:26:00Z"/>
                <w:sz w:val="24"/>
              </w:rPr>
            </w:pPr>
            <w:del w:id="379" w:author="WangDaWei 王大伟 [LNX5] [华北航线中心]" w:date="2023-11-30T17:26:00Z">
              <w:r>
                <w:rPr>
                  <w:rFonts w:hint="eastAsia"/>
                  <w:sz w:val="24"/>
                </w:rPr>
                <w:delText xml:space="preserve">3. </w:delText>
              </w:r>
              <w:r>
                <w:rPr>
                  <w:rFonts w:hint="eastAsia"/>
                  <w:sz w:val="24"/>
                </w:rPr>
                <w:delText>人机对话、机器学习、智能分析、机器人模拟和虚拟</w:delText>
              </w:r>
              <w:r>
                <w:rPr>
                  <w:rFonts w:hint="eastAsia"/>
                  <w:sz w:val="24"/>
                </w:rPr>
                <w:delText>3D</w:delText>
              </w:r>
              <w:r>
                <w:rPr>
                  <w:rFonts w:hint="eastAsia"/>
                  <w:sz w:val="24"/>
                </w:rPr>
                <w:delText>建模方案清单</w:delText>
              </w:r>
            </w:del>
          </w:p>
          <w:p w14:paraId="0F48CD62" w14:textId="77777777" w:rsidR="00D04BAC" w:rsidRDefault="00DC777A">
            <w:pPr>
              <w:widowControl/>
              <w:spacing w:line="360" w:lineRule="auto"/>
              <w:jc w:val="left"/>
              <w:rPr>
                <w:del w:id="380" w:author="WangDaWei 王大伟 [LNX5] [华北航线中心]" w:date="2023-11-30T17:23:00Z"/>
                <w:rFonts w:asciiTheme="minorEastAsia" w:hAnsiTheme="minorEastAsia"/>
                <w:sz w:val="24"/>
                <w:szCs w:val="24"/>
              </w:rPr>
            </w:pPr>
            <w:del w:id="381" w:author="WangDaWei 王大伟 [LNX5] [华北航线中心]" w:date="2023-11-30T17:26:00Z">
              <w:r>
                <w:rPr>
                  <w:rFonts w:hint="eastAsia"/>
                  <w:sz w:val="24"/>
                </w:rPr>
                <w:delText xml:space="preserve">4. </w:delText>
              </w:r>
              <w:r>
                <w:rPr>
                  <w:rFonts w:hint="eastAsia"/>
                  <w:sz w:val="24"/>
                </w:rPr>
                <w:delText>形成</w:delText>
              </w:r>
              <w:r>
                <w:rPr>
                  <w:rFonts w:asciiTheme="minorEastAsia" w:hAnsiTheme="minorEastAsia" w:hint="eastAsia"/>
                  <w:sz w:val="24"/>
                  <w:szCs w:val="24"/>
                </w:rPr>
                <w:delText>智能数字化飞机故障诊断辅助系统</w:delText>
              </w:r>
            </w:del>
          </w:p>
          <w:p w14:paraId="76FBEC2F" w14:textId="77777777" w:rsidR="00D04BAC" w:rsidRDefault="00DC777A">
            <w:pPr>
              <w:widowControl/>
              <w:spacing w:line="360" w:lineRule="auto"/>
              <w:jc w:val="left"/>
              <w:rPr>
                <w:del w:id="382" w:author="WangDaWei 王大伟 [LNX5] [华北航线中心]" w:date="2023-11-30T17:26:00Z"/>
                <w:rFonts w:asciiTheme="minorEastAsia" w:hAnsiTheme="minorEastAsia"/>
                <w:sz w:val="24"/>
                <w:szCs w:val="24"/>
              </w:rPr>
            </w:pPr>
            <w:del w:id="383" w:author="WangDaWei 王大伟 [LNX5] [华北航线中心]" w:date="2023-11-30T17:23:00Z">
              <w:r>
                <w:rPr>
                  <w:rFonts w:asciiTheme="minorEastAsia" w:hAnsiTheme="minorEastAsia" w:hint="eastAsia"/>
                  <w:sz w:val="24"/>
                  <w:szCs w:val="24"/>
                </w:rPr>
                <w:delText>5</w:delText>
              </w:r>
              <w:r>
                <w:rPr>
                  <w:rFonts w:asciiTheme="minorEastAsia" w:hAnsiTheme="minorEastAsia"/>
                  <w:sz w:val="24"/>
                  <w:szCs w:val="24"/>
                </w:rPr>
                <w:delText xml:space="preserve">. </w:delText>
              </w:r>
              <w:r>
                <w:rPr>
                  <w:rFonts w:asciiTheme="minorEastAsia" w:hAnsiTheme="minorEastAsia" w:hint="eastAsia"/>
                  <w:sz w:val="24"/>
                  <w:szCs w:val="24"/>
                </w:rPr>
                <w:delText>为可视化3D模型融入建立接口准备</w:delText>
              </w:r>
            </w:del>
          </w:p>
          <w:p w14:paraId="39A0C122" w14:textId="77777777" w:rsidR="00D04BAC" w:rsidRDefault="00DC777A">
            <w:pPr>
              <w:widowControl/>
              <w:tabs>
                <w:tab w:val="left" w:pos="3543"/>
              </w:tabs>
              <w:spacing w:line="360" w:lineRule="auto"/>
              <w:ind w:firstLineChars="127" w:firstLine="305"/>
              <w:jc w:val="left"/>
              <w:rPr>
                <w:sz w:val="24"/>
              </w:rPr>
              <w:pPrChange w:id="384" w:author="WangDaWei 王大伟 [LNX5] [华北航线中心]" w:date="2023-11-30T17:26:00Z">
                <w:pPr>
                  <w:widowControl/>
                  <w:spacing w:line="360" w:lineRule="auto"/>
                  <w:jc w:val="left"/>
                </w:pPr>
              </w:pPrChange>
            </w:pPr>
            <w:del w:id="385" w:author="WangDaWei 王大伟 [LNX5] [华北航线中心]" w:date="2023-11-30T17:23:00Z">
              <w:r>
                <w:rPr>
                  <w:rFonts w:asciiTheme="minorEastAsia" w:hAnsiTheme="minorEastAsia" w:hint="eastAsia"/>
                  <w:sz w:val="24"/>
                  <w:szCs w:val="24"/>
                </w:rPr>
                <w:delText>6</w:delText>
              </w:r>
            </w:del>
            <w:del w:id="386" w:author="WangDaWei 王大伟 [LNX5] [华北航线中心]" w:date="2023-11-30T17:26:00Z">
              <w:r>
                <w:rPr>
                  <w:rFonts w:asciiTheme="minorEastAsia" w:hAnsiTheme="minorEastAsia"/>
                  <w:sz w:val="24"/>
                  <w:szCs w:val="24"/>
                </w:rPr>
                <w:delText xml:space="preserve">. </w:delText>
              </w:r>
              <w:r>
                <w:rPr>
                  <w:rFonts w:asciiTheme="minorEastAsia" w:hAnsiTheme="minorEastAsia" w:hint="eastAsia"/>
                  <w:sz w:val="24"/>
                  <w:szCs w:val="24"/>
                </w:rPr>
                <w:delText>该系统可与其他现有系统嵌套，实现数据共享</w:delText>
              </w:r>
            </w:del>
          </w:p>
          <w:p w14:paraId="671E0B24" w14:textId="00473E8C" w:rsidR="00D04BAC" w:rsidRDefault="00DC777A">
            <w:pPr>
              <w:pStyle w:val="a3"/>
              <w:spacing w:line="360" w:lineRule="auto"/>
              <w:rPr>
                <w:ins w:id="387" w:author="WangDaWei 王大伟 [LNX5] [华北航线中心]" w:date="2024-04-01T15:37:00Z"/>
              </w:rPr>
              <w:pPrChange w:id="388" w:author="WangDaWei 王大伟 [LNX5] [华北航线中心]" w:date="2024-06-13T15:06:00Z">
                <w:pPr>
                  <w:pStyle w:val="a3"/>
                </w:pPr>
              </w:pPrChange>
            </w:pPr>
            <w:ins w:id="389" w:author="WangDaWei 王大伟 [LNX5] [华北航线中心]" w:date="2023-11-30T17:23:00Z">
              <w:r>
                <w:rPr>
                  <w:rFonts w:hint="eastAsia"/>
                </w:rPr>
                <w:t>本项目拟开发一套</w:t>
              </w:r>
            </w:ins>
            <w:ins w:id="390" w:author="魏来红" w:date="2024-06-13T14:34:00Z">
              <w:r w:rsidR="008430FC">
                <w:rPr>
                  <w:rFonts w:hint="eastAsia"/>
                </w:rPr>
                <w:t>A</w:t>
              </w:r>
              <w:r w:rsidR="008430FC">
                <w:t>330</w:t>
              </w:r>
              <w:del w:id="391" w:author="WangDaWei 王大伟 [LNX5] [华北航线中心]" w:date="2024-06-13T15:06:00Z">
                <w:r w:rsidR="008430FC" w:rsidDel="004D344B">
                  <w:rPr>
                    <w:rFonts w:hint="eastAsia"/>
                  </w:rPr>
                  <w:delText>XXXX</w:delText>
                </w:r>
              </w:del>
            </w:ins>
            <w:ins w:id="392" w:author="WangDaWei 王大伟 [LNX5] [华北航线中心]" w:date="2024-06-13T15:06:00Z">
              <w:r w:rsidR="004D344B">
                <w:rPr>
                  <w:rFonts w:hint="eastAsia"/>
                </w:rPr>
                <w:t>排故</w:t>
              </w:r>
            </w:ins>
            <w:ins w:id="393" w:author="WangDaWei 王大伟 [LNX5] [华北航线中心]" w:date="2024-06-13T15:07:00Z">
              <w:r w:rsidR="004D344B">
                <w:rPr>
                  <w:rFonts w:hint="eastAsia"/>
                </w:rPr>
                <w:t>适用的</w:t>
              </w:r>
            </w:ins>
            <w:ins w:id="394" w:author="WangDaWei 王大伟 [LNX5] [华北航线中心]" w:date="2023-11-30T17:24:00Z">
              <w:r>
                <w:rPr>
                  <w:rFonts w:hint="eastAsia"/>
                  <w:rPrChange w:id="395" w:author="WangDaWei 王大伟 [LNX5] [华北航线中心]" w:date="2024-05-08T13:32:00Z">
                    <w:rPr>
                      <w:rFonts w:ascii="黑体" w:eastAsia="黑体" w:hAnsi="黑体" w:hint="eastAsia"/>
                      <w:sz w:val="32"/>
                      <w:szCs w:val="32"/>
                    </w:rPr>
                  </w:rPrChange>
                </w:rPr>
                <w:t>智能化飞机故障诊断辅助系统</w:t>
              </w:r>
            </w:ins>
            <w:ins w:id="396" w:author="WangDaWei 王大伟 [LNX5] [华北航线中心]" w:date="2023-11-30T17:23:00Z">
              <w:r>
                <w:rPr>
                  <w:rFonts w:hint="eastAsia"/>
                </w:rPr>
                <w:t>，包括</w:t>
              </w:r>
            </w:ins>
            <w:ins w:id="397" w:author="WangDaWei 王大伟 [LNX5] [华北航线中心]" w:date="2024-04-03T10:22:00Z">
              <w:r>
                <w:t>A330</w:t>
              </w:r>
            </w:ins>
            <w:ins w:id="398" w:author="尝试" w:date="2024-05-06T18:03:00Z">
              <w:r>
                <w:rPr>
                  <w:rFonts w:hint="eastAsia"/>
                  <w:rPrChange w:id="399" w:author="WangDaWei 王大伟 [LNX5] [华北航线中心]" w:date="2024-05-08T13:32:00Z">
                    <w:rPr>
                      <w:rFonts w:hint="eastAsia"/>
                      <w:color w:val="FF0000"/>
                    </w:rPr>
                  </w:rPrChange>
                </w:rPr>
                <w:t>飞机</w:t>
              </w:r>
            </w:ins>
            <w:ins w:id="400" w:author="WangDaWei 王大伟 [LNX5] [华北航线中心]" w:date="2024-04-03T10:22:00Z">
              <w:r>
                <w:t>TSM</w:t>
              </w:r>
              <w:r>
                <w:rPr>
                  <w:rFonts w:hint="eastAsia"/>
                </w:rPr>
                <w:t>手册结构解析</w:t>
              </w:r>
            </w:ins>
            <w:ins w:id="401" w:author="WangDaWei 王大伟 [LNX5] [华北航线中心]" w:date="2024-06-13T15:07:00Z">
              <w:r w:rsidR="004D344B">
                <w:rPr>
                  <w:rFonts w:hint="eastAsia"/>
                </w:rPr>
                <w:t>和</w:t>
              </w:r>
            </w:ins>
            <w:ins w:id="402" w:author="WangDaWei 王大伟 [LNX5] [华北航线中心]" w:date="2024-04-03T10:22:00Z">
              <w:r>
                <w:rPr>
                  <w:rFonts w:hint="eastAsia"/>
                </w:rPr>
                <w:t>图形化可编辑流程图</w:t>
              </w:r>
            </w:ins>
            <w:ins w:id="403" w:author="WangDaWei 王大伟 [LNX5] [华北航线中心]" w:date="2024-06-13T15:07:00Z">
              <w:r w:rsidR="004D344B">
                <w:rPr>
                  <w:rFonts w:hint="eastAsia"/>
                </w:rPr>
                <w:t>功能</w:t>
              </w:r>
            </w:ins>
            <w:ins w:id="404" w:author="WangDaWei 王大伟 [LNX5] [华北航线中心]" w:date="2024-04-03T10:22:00Z">
              <w:r>
                <w:rPr>
                  <w:rFonts w:hint="eastAsia"/>
                </w:rPr>
                <w:t>，</w:t>
              </w:r>
            </w:ins>
            <w:ins w:id="405" w:author="WangDaWei 王大伟 [LNX5] [华北航线中心]" w:date="2024-06-13T15:08:00Z">
              <w:r w:rsidR="004D344B">
                <w:rPr>
                  <w:rFonts w:hint="eastAsia"/>
                </w:rPr>
                <w:t>实现</w:t>
              </w:r>
            </w:ins>
            <w:ins w:id="406" w:author="TanYue 谭悦 [LNX] [华北航线中心]" w:date="2024-05-13T18:01:00Z">
              <w:r>
                <w:rPr>
                  <w:rFonts w:hint="eastAsia"/>
                </w:rPr>
                <w:t>人机对话界面</w:t>
              </w:r>
            </w:ins>
            <w:ins w:id="407" w:author="WangDaWei 王大伟 [LNX5] [华北航线中心]" w:date="2024-05-06T13:17:00Z">
              <w:del w:id="408" w:author="TanYue 谭悦 [LNX] [华北航线中心]" w:date="2024-05-13T18:01:00Z">
                <w:r>
                  <w:rPr>
                    <w:rFonts w:hint="eastAsia"/>
                  </w:rPr>
                  <w:lastRenderedPageBreak/>
                  <w:delText>中文</w:delText>
                </w:r>
              </w:del>
              <w:r>
                <w:rPr>
                  <w:rFonts w:hint="eastAsia"/>
                </w:rPr>
                <w:t>输入故障</w:t>
              </w:r>
            </w:ins>
            <w:ins w:id="409" w:author="WangDaWei 王大伟 [LNX5] [华北航线中心]" w:date="2024-06-13T15:07:00Z">
              <w:r w:rsidR="004D344B">
                <w:rPr>
                  <w:rFonts w:hint="eastAsia"/>
                </w:rPr>
                <w:t>、</w:t>
              </w:r>
            </w:ins>
            <w:ins w:id="410" w:author="WangDaWei 王大伟 [LNX5] [华北航线中心]" w:date="2024-05-06T13:17:00Z">
              <w:r>
                <w:rPr>
                  <w:rFonts w:hint="eastAsia"/>
                </w:rPr>
                <w:t>中英文输出推荐排</w:t>
              </w:r>
              <w:proofErr w:type="gramStart"/>
              <w:r>
                <w:rPr>
                  <w:rFonts w:hint="eastAsia"/>
                </w:rPr>
                <w:t>故方案</w:t>
              </w:r>
            </w:ins>
            <w:proofErr w:type="gramEnd"/>
            <w:ins w:id="411" w:author="魏来红" w:date="2024-06-13T14:34:00Z">
              <w:del w:id="412" w:author="WangDaWei 王大伟 [LNX5] [华北航线中心]" w:date="2024-06-13T15:07:00Z">
                <w:r w:rsidR="008430FC" w:rsidDel="004D344B">
                  <w:rPr>
                    <w:rFonts w:hint="eastAsia"/>
                  </w:rPr>
                  <w:delText>X</w:delText>
                </w:r>
                <w:r w:rsidR="008430FC" w:rsidDel="004D344B">
                  <w:delText>XX</w:delText>
                </w:r>
                <w:r w:rsidR="008430FC" w:rsidDel="004D344B">
                  <w:rPr>
                    <w:rFonts w:hint="eastAsia"/>
                  </w:rPr>
                  <w:delText>等</w:delText>
                </w:r>
              </w:del>
              <w:r w:rsidR="008430FC">
                <w:rPr>
                  <w:rFonts w:hint="eastAsia"/>
                </w:rPr>
                <w:t>功能</w:t>
              </w:r>
            </w:ins>
            <w:ins w:id="413" w:author="WangDaWei 王大伟 [LNX5] [华北航线中心]" w:date="2024-05-06T13:17:00Z">
              <w:r>
                <w:rPr>
                  <w:rFonts w:hint="eastAsia"/>
                </w:rPr>
                <w:t>，</w:t>
              </w:r>
            </w:ins>
            <w:ins w:id="414" w:author="WangDaWei 王大伟 [LNX5] [华北航线中心]" w:date="2024-06-13T15:08:00Z">
              <w:r w:rsidR="004D344B">
                <w:rPr>
                  <w:rFonts w:hint="eastAsia"/>
                </w:rPr>
                <w:t>系统</w:t>
              </w:r>
            </w:ins>
            <w:ins w:id="415" w:author="WangDaWei 王大伟 [LNX5] [华北航线中心]" w:date="2024-05-06T13:18:00Z">
              <w:r>
                <w:rPr>
                  <w:rFonts w:hint="eastAsia"/>
                </w:rPr>
                <w:t>能够记录分析排</w:t>
              </w:r>
              <w:proofErr w:type="gramStart"/>
              <w:r>
                <w:rPr>
                  <w:rFonts w:hint="eastAsia"/>
                </w:rPr>
                <w:t>故数据</w:t>
              </w:r>
            </w:ins>
            <w:proofErr w:type="gramEnd"/>
            <w:r>
              <w:rPr>
                <w:rFonts w:hint="eastAsia"/>
              </w:rPr>
              <w:t>并搭建可用于快速查询完整排</w:t>
            </w:r>
            <w:proofErr w:type="gramStart"/>
            <w:r>
              <w:rPr>
                <w:rFonts w:hint="eastAsia"/>
              </w:rPr>
              <w:t>故过程</w:t>
            </w:r>
            <w:proofErr w:type="gramEnd"/>
            <w:r>
              <w:rPr>
                <w:rFonts w:hint="eastAsia"/>
              </w:rPr>
              <w:t>的数据库</w:t>
            </w:r>
            <w:ins w:id="416" w:author="WangDaWei 王大伟 [LNX5] [华北航线中心]" w:date="2024-01-20T16:31:00Z">
              <w:r>
                <w:rPr>
                  <w:rFonts w:hint="eastAsia"/>
                </w:rPr>
                <w:t>。</w:t>
              </w:r>
            </w:ins>
          </w:p>
          <w:p w14:paraId="069E6376" w14:textId="77777777" w:rsidR="00D04BAC" w:rsidRDefault="00D04BAC">
            <w:pPr>
              <w:pStyle w:val="a3"/>
              <w:spacing w:line="360" w:lineRule="auto"/>
              <w:ind w:firstLineChars="0" w:firstLine="0"/>
              <w:rPr>
                <w:ins w:id="417" w:author="WangDaWei 王大伟 [LNX5] [华北航线中心]" w:date="2023-11-30T17:23:00Z"/>
              </w:rPr>
              <w:pPrChange w:id="418" w:author="WangDaWei 王大伟 [LNX5] [华北航线中心]" w:date="2024-06-13T15:06:00Z">
                <w:pPr>
                  <w:pStyle w:val="a3"/>
                </w:pPr>
              </w:pPrChange>
            </w:pPr>
          </w:p>
          <w:p w14:paraId="055A5141" w14:textId="77777777" w:rsidR="00D04BAC" w:rsidRDefault="00DC777A">
            <w:pPr>
              <w:widowControl/>
              <w:tabs>
                <w:tab w:val="left" w:pos="3543"/>
              </w:tabs>
              <w:spacing w:line="360" w:lineRule="auto"/>
              <w:jc w:val="left"/>
              <w:rPr>
                <w:del w:id="419" w:author="WangDaWei 王大伟 [LNX5] [华北航线中心]" w:date="2023-11-30T17:23:00Z"/>
                <w:rFonts w:asciiTheme="minorEastAsia" w:hAnsiTheme="minorEastAsia"/>
                <w:sz w:val="24"/>
                <w:szCs w:val="24"/>
              </w:rPr>
            </w:pPr>
            <w:del w:id="420" w:author="WangDaWei 王大伟 [LNX5] [华北航线中心]" w:date="2023-11-30T17:23:00Z">
              <w:r>
                <w:rPr>
                  <w:rFonts w:hint="eastAsia"/>
                  <w:sz w:val="24"/>
                </w:rPr>
                <w:delText>研发出一套</w:delText>
              </w:r>
              <w:r>
                <w:rPr>
                  <w:rFonts w:asciiTheme="minorEastAsia" w:hAnsiTheme="minorEastAsia" w:hint="eastAsia"/>
                  <w:sz w:val="24"/>
                  <w:szCs w:val="24"/>
                </w:rPr>
                <w:delText>基于智能数字化飞机故障诊断辅助系统。</w:delText>
              </w:r>
              <w:commentRangeEnd w:id="374"/>
              <w:r>
                <w:rPr>
                  <w:rStyle w:val="ae"/>
                </w:rPr>
                <w:commentReference w:id="374"/>
              </w:r>
            </w:del>
          </w:p>
          <w:p w14:paraId="18ADFEC7" w14:textId="77777777" w:rsidR="00D04BAC" w:rsidRDefault="00DC777A">
            <w:pPr>
              <w:widowControl/>
              <w:tabs>
                <w:tab w:val="left" w:pos="3543"/>
              </w:tabs>
              <w:spacing w:line="360" w:lineRule="auto"/>
              <w:jc w:val="left"/>
              <w:rPr>
                <w:rFonts w:asciiTheme="minorEastAsia" w:hAnsiTheme="minorEastAsia"/>
                <w:b/>
                <w:sz w:val="24"/>
              </w:rPr>
            </w:pPr>
            <w:commentRangeStart w:id="421"/>
            <w:r>
              <w:rPr>
                <w:rFonts w:asciiTheme="minorEastAsia" w:hAnsiTheme="minorEastAsia"/>
                <w:b/>
                <w:sz w:val="24"/>
              </w:rPr>
              <w:t>2. 创新点</w:t>
            </w:r>
            <w:commentRangeEnd w:id="421"/>
            <w:r>
              <w:rPr>
                <w:rStyle w:val="ae"/>
              </w:rPr>
              <w:commentReference w:id="421"/>
            </w:r>
          </w:p>
          <w:p w14:paraId="2431AB90" w14:textId="77777777" w:rsidR="00D04BAC" w:rsidRDefault="00DC777A">
            <w:pPr>
              <w:widowControl/>
              <w:tabs>
                <w:tab w:val="left" w:pos="3543"/>
              </w:tabs>
              <w:spacing w:line="360" w:lineRule="auto"/>
              <w:jc w:val="left"/>
              <w:rPr>
                <w:del w:id="422" w:author="WangDaWei 王大伟 [LNX5] [华北航线中心]" w:date="2023-11-30T17:27:00Z"/>
                <w:rFonts w:ascii="宋体" w:hAnsi="宋体"/>
                <w:sz w:val="24"/>
              </w:rPr>
            </w:pPr>
            <w:r>
              <w:rPr>
                <w:rFonts w:ascii="宋体" w:hAnsi="宋体" w:hint="eastAsia"/>
                <w:sz w:val="24"/>
              </w:rPr>
              <w:t>（1）利用</w:t>
            </w:r>
            <w:r>
              <w:rPr>
                <w:rFonts w:ascii="宋体" w:hAnsi="宋体"/>
                <w:sz w:val="24"/>
              </w:rPr>
              <w:t>机器学习和深度学习算法对实时数据进行分析和学习</w:t>
            </w:r>
            <w:r>
              <w:rPr>
                <w:rFonts w:ascii="宋体" w:hAnsi="宋体" w:hint="eastAsia"/>
                <w:sz w:val="24"/>
              </w:rPr>
              <w:t>，编辑统一格式的故障报告</w:t>
            </w:r>
            <w:proofErr w:type="gramStart"/>
            <w:r>
              <w:rPr>
                <w:rFonts w:ascii="宋体" w:hAnsi="宋体" w:hint="eastAsia"/>
                <w:sz w:val="24"/>
              </w:rPr>
              <w:t>及现象</w:t>
            </w:r>
            <w:proofErr w:type="gramEnd"/>
            <w:r>
              <w:rPr>
                <w:rFonts w:ascii="宋体" w:hAnsi="宋体" w:hint="eastAsia"/>
                <w:sz w:val="24"/>
              </w:rPr>
              <w:t>采集系统，使飞机故障现象收集相关数据更加标准化，避免漏报，信息不全造成的排故干扰</w:t>
            </w:r>
            <w:ins w:id="423" w:author="WangDaWei 王大伟 [LNX5] [华北航线中心]" w:date="2023-11-30T17:27:00Z">
              <w:r>
                <w:rPr>
                  <w:rFonts w:ascii="宋体" w:hAnsi="宋体" w:hint="eastAsia"/>
                  <w:sz w:val="24"/>
                </w:rPr>
                <w:t>，节省故障判断时间</w:t>
              </w:r>
            </w:ins>
            <w:ins w:id="424" w:author="WangDaWei 王大伟 [LNX5] [华北航线中心]" w:date="2024-03-06T16:44:00Z">
              <w:r>
                <w:rPr>
                  <w:rFonts w:ascii="宋体" w:hAnsi="宋体" w:hint="eastAsia"/>
                  <w:sz w:val="24"/>
                </w:rPr>
                <w:t>；</w:t>
              </w:r>
            </w:ins>
            <w:del w:id="425" w:author="WangDaWei 王大伟 [LNX5] [华北航线中心]" w:date="2023-11-30T17:27:00Z">
              <w:r>
                <w:rPr>
                  <w:rFonts w:ascii="宋体" w:hAnsi="宋体" w:hint="eastAsia"/>
                  <w:sz w:val="24"/>
                </w:rPr>
                <w:delText>；</w:delText>
              </w:r>
            </w:del>
          </w:p>
          <w:p w14:paraId="208F7B78" w14:textId="77777777" w:rsidR="00D04BAC" w:rsidRDefault="00DC777A">
            <w:pPr>
              <w:widowControl/>
              <w:tabs>
                <w:tab w:val="left" w:pos="3543"/>
              </w:tabs>
              <w:spacing w:line="360" w:lineRule="auto"/>
              <w:jc w:val="left"/>
              <w:rPr>
                <w:rFonts w:ascii="宋体" w:hAnsi="宋体"/>
                <w:sz w:val="24"/>
              </w:rPr>
            </w:pPr>
            <w:del w:id="426" w:author="WangDaWei 王大伟 [LNX5] [华北航线中心]" w:date="2023-11-30T17:27:00Z">
              <w:r>
                <w:rPr>
                  <w:rFonts w:ascii="宋体" w:hAnsi="宋体" w:hint="eastAsia"/>
                  <w:sz w:val="24"/>
                </w:rPr>
                <w:delText>（2）飞机排故流程执行过程标准化统一化，节省故障判断时间；</w:delText>
              </w:r>
            </w:del>
          </w:p>
          <w:p w14:paraId="3B80815C" w14:textId="77777777" w:rsidR="00D04BAC" w:rsidRDefault="00DC777A">
            <w:pPr>
              <w:widowControl/>
              <w:tabs>
                <w:tab w:val="left" w:pos="3543"/>
              </w:tabs>
              <w:spacing w:line="360" w:lineRule="auto"/>
              <w:jc w:val="left"/>
              <w:rPr>
                <w:del w:id="427" w:author="WangDaWei 王大伟 [LNX5] [华北航线中心]" w:date="2023-11-30T17:28:00Z"/>
                <w:rFonts w:ascii="宋体" w:hAnsi="宋体"/>
                <w:sz w:val="24"/>
              </w:rPr>
            </w:pPr>
            <w:r>
              <w:rPr>
                <w:rFonts w:ascii="宋体" w:hAnsi="宋体" w:hint="eastAsia"/>
                <w:sz w:val="24"/>
              </w:rPr>
              <w:t>（</w:t>
            </w:r>
            <w:ins w:id="428" w:author="WangDaWei 王大伟 [LNX5] [华北航线中心]" w:date="2023-11-30T17:27:00Z">
              <w:r>
                <w:rPr>
                  <w:rFonts w:ascii="宋体" w:hAnsi="宋体"/>
                  <w:sz w:val="24"/>
                </w:rPr>
                <w:t>2</w:t>
              </w:r>
            </w:ins>
            <w:del w:id="429" w:author="WangDaWei 王大伟 [LNX5] [华北航线中心]" w:date="2023-11-30T17:27:00Z">
              <w:r>
                <w:rPr>
                  <w:rFonts w:ascii="宋体" w:hAnsi="宋体" w:hint="eastAsia"/>
                  <w:sz w:val="24"/>
                </w:rPr>
                <w:delText>3</w:delText>
              </w:r>
            </w:del>
            <w:r>
              <w:rPr>
                <w:rFonts w:ascii="宋体" w:hAnsi="宋体" w:hint="eastAsia"/>
                <w:sz w:val="24"/>
              </w:rPr>
              <w:t>）利用机器学习和AI技术综合分析，</w:t>
            </w:r>
            <w:ins w:id="430" w:author="WangDaWei 王大伟 [LNX5] [华北航线中心]" w:date="2023-11-30T17:28:00Z">
              <w:r>
                <w:rPr>
                  <w:rFonts w:ascii="宋体" w:hAnsi="宋体" w:hint="eastAsia"/>
                  <w:sz w:val="24"/>
                </w:rPr>
                <w:t>利用</w:t>
              </w:r>
              <w:r>
                <w:rPr>
                  <w:rFonts w:ascii="宋体" w:hAnsi="宋体"/>
                  <w:sz w:val="24"/>
                </w:rPr>
                <w:t>知识图谱模型处理大量的文本数据，使系统能够更全面、深入地理解飞机系统的相关知识结构，提供更准确的故障诊断信息</w:t>
              </w:r>
              <w:r>
                <w:rPr>
                  <w:rFonts w:ascii="宋体" w:hAnsi="宋体" w:hint="eastAsia"/>
                  <w:sz w:val="24"/>
                </w:rPr>
                <w:t>，避免过度维修和排故，</w:t>
              </w:r>
            </w:ins>
            <w:ins w:id="431" w:author="TanYue 谭悦 [LNX] [华北航线中心]" w:date="2024-05-13T18:02:00Z">
              <w:r>
                <w:rPr>
                  <w:rFonts w:ascii="宋体" w:hAnsi="宋体" w:hint="eastAsia"/>
                  <w:sz w:val="24"/>
                </w:rPr>
                <w:t>节省</w:t>
              </w:r>
            </w:ins>
            <w:ins w:id="432" w:author="WangDaWei 王大伟 [LNX5] [华北航线中心]" w:date="2023-11-30T17:28:00Z">
              <w:del w:id="433" w:author="TanYue 谭悦 [LNX] [华北航线中心]" w:date="2024-05-13T18:02:00Z">
                <w:r>
                  <w:rPr>
                    <w:rFonts w:ascii="宋体" w:hAnsi="宋体" w:hint="eastAsia"/>
                    <w:sz w:val="24"/>
                  </w:rPr>
                  <w:delText>减少</w:delText>
                </w:r>
              </w:del>
              <w:r>
                <w:rPr>
                  <w:rFonts w:ascii="宋体" w:hAnsi="宋体" w:hint="eastAsia"/>
                  <w:sz w:val="24"/>
                </w:rPr>
                <w:t>排故成本，提升经济效益</w:t>
              </w:r>
            </w:ins>
            <w:ins w:id="434" w:author="WangDaWei 王大伟 [LNX5] [华北航线中心]" w:date="2024-03-06T16:44:00Z">
              <w:r>
                <w:rPr>
                  <w:rFonts w:ascii="宋体" w:hAnsi="宋体" w:hint="eastAsia"/>
                  <w:sz w:val="24"/>
                </w:rPr>
                <w:t>；</w:t>
              </w:r>
            </w:ins>
            <w:del w:id="435" w:author="WangDaWei 王大伟 [LNX5] [华北航线中心]" w:date="2023-11-30T17:28:00Z">
              <w:r>
                <w:rPr>
                  <w:rFonts w:ascii="宋体" w:hAnsi="宋体" w:hint="eastAsia"/>
                  <w:sz w:val="24"/>
                </w:rPr>
                <w:delText>解决不同排故人员技术能力偏差造成的飞机排故判断错误；</w:delText>
              </w:r>
            </w:del>
          </w:p>
          <w:p w14:paraId="4BEF8D4C" w14:textId="77777777" w:rsidR="00D04BAC" w:rsidRDefault="00DC777A">
            <w:pPr>
              <w:widowControl/>
              <w:tabs>
                <w:tab w:val="left" w:pos="3543"/>
              </w:tabs>
              <w:spacing w:line="360" w:lineRule="auto"/>
              <w:jc w:val="left"/>
              <w:rPr>
                <w:del w:id="436" w:author="WangDaWei 王大伟 [LNX5] [华北航线中心]" w:date="2023-11-30T17:27:00Z"/>
                <w:rFonts w:ascii="宋体" w:hAnsi="宋体"/>
                <w:sz w:val="24"/>
              </w:rPr>
            </w:pPr>
            <w:del w:id="437" w:author="WangDaWei 王大伟 [LNX5] [华北航线中心]" w:date="2023-11-30T17:27:00Z">
              <w:r>
                <w:rPr>
                  <w:rFonts w:ascii="宋体" w:hAnsi="宋体" w:hint="eastAsia"/>
                  <w:sz w:val="24"/>
                </w:rPr>
                <w:delText>（4）虚拟3D技术更好的呈现航线可更换部件位置和接近方法，解决不同排故人员技术能力偏差造成的飞机部件熟悉程度问题，节省排故时间；</w:delText>
              </w:r>
            </w:del>
          </w:p>
          <w:p w14:paraId="400C8582" w14:textId="77777777" w:rsidR="00D04BAC" w:rsidRDefault="00DC777A">
            <w:pPr>
              <w:widowControl/>
              <w:tabs>
                <w:tab w:val="left" w:pos="3543"/>
              </w:tabs>
              <w:spacing w:line="360" w:lineRule="auto"/>
              <w:jc w:val="left"/>
              <w:rPr>
                <w:rFonts w:ascii="宋体" w:hAnsi="宋体"/>
                <w:sz w:val="24"/>
              </w:rPr>
            </w:pPr>
            <w:del w:id="438" w:author="WangDaWei 王大伟 [LNX5] [华北航线中心]" w:date="2023-11-30T17:28:00Z">
              <w:r>
                <w:rPr>
                  <w:rFonts w:ascii="宋体" w:hAnsi="宋体" w:hint="eastAsia"/>
                  <w:sz w:val="24"/>
                </w:rPr>
                <w:delText>（5）利用</w:delText>
              </w:r>
              <w:r>
                <w:rPr>
                  <w:rFonts w:ascii="宋体" w:hAnsi="宋体"/>
                  <w:sz w:val="24"/>
                </w:rPr>
                <w:delText>知识图谱模型处理大量的文本数据，使系统能够更全面、深入地理解飞机系统的相关知识结构，提供更准确的故障诊断信息</w:delText>
              </w:r>
              <w:r>
                <w:rPr>
                  <w:rFonts w:ascii="宋体" w:hAnsi="宋体" w:hint="eastAsia"/>
                  <w:sz w:val="24"/>
                </w:rPr>
                <w:delText>，避免过度维修和排故，减少排故成本，提升经济效益；</w:delText>
              </w:r>
            </w:del>
          </w:p>
          <w:p w14:paraId="3B6AB175" w14:textId="77777777" w:rsidR="00D04BAC" w:rsidRDefault="00DC777A">
            <w:pPr>
              <w:widowControl/>
              <w:tabs>
                <w:tab w:val="left" w:pos="3543"/>
              </w:tabs>
              <w:spacing w:line="360" w:lineRule="auto"/>
              <w:jc w:val="left"/>
              <w:rPr>
                <w:del w:id="439" w:author="WangDaWei 王大伟 [LNX5] [华北航线中心]" w:date="2024-04-03T13:27:00Z"/>
                <w:rFonts w:ascii="宋体" w:hAnsi="宋体"/>
                <w:sz w:val="24"/>
              </w:rPr>
            </w:pPr>
            <w:r>
              <w:rPr>
                <w:rFonts w:ascii="宋体" w:hAnsi="宋体" w:hint="eastAsia"/>
                <w:sz w:val="24"/>
              </w:rPr>
              <w:t>（</w:t>
            </w:r>
            <w:ins w:id="440" w:author="WangDaWei 王大伟 [LNX5] [华北航线中心]" w:date="2023-11-30T17:28:00Z">
              <w:r>
                <w:rPr>
                  <w:rFonts w:ascii="宋体" w:hAnsi="宋体"/>
                  <w:sz w:val="24"/>
                </w:rPr>
                <w:t>3</w:t>
              </w:r>
            </w:ins>
            <w:del w:id="441" w:author="WangDaWei 王大伟 [LNX5] [华北航线中心]" w:date="2023-11-30T17:28:00Z">
              <w:r>
                <w:rPr>
                  <w:rFonts w:ascii="宋体" w:hAnsi="宋体" w:hint="eastAsia"/>
                  <w:sz w:val="24"/>
                </w:rPr>
                <w:delText>6</w:delText>
              </w:r>
            </w:del>
            <w:r>
              <w:rPr>
                <w:rFonts w:ascii="宋体" w:hAnsi="宋体" w:hint="eastAsia"/>
                <w:sz w:val="24"/>
              </w:rPr>
              <w:t>）利用</w:t>
            </w:r>
            <w:ins w:id="442" w:author="WangDaWei 王大伟 [LNX5] [华北航线中心]" w:date="2024-04-01T15:31:00Z">
              <w:r>
                <w:rPr>
                  <w:rFonts w:asciiTheme="minorEastAsia" w:hAnsiTheme="minorEastAsia"/>
                  <w:sz w:val="24"/>
                  <w:szCs w:val="24"/>
                </w:rPr>
                <w:t>AI</w:t>
              </w:r>
            </w:ins>
            <w:del w:id="443" w:author="WangDaWei 王大伟 [LNX5] [华北航线中心]" w:date="2024-04-01T15:31:00Z">
              <w:r>
                <w:rPr>
                  <w:rFonts w:asciiTheme="minorEastAsia" w:hAnsiTheme="minorEastAsia" w:hint="eastAsia"/>
                  <w:sz w:val="24"/>
                  <w:szCs w:val="24"/>
                </w:rPr>
                <w:delText>GPT</w:delText>
              </w:r>
            </w:del>
            <w:r>
              <w:rPr>
                <w:rFonts w:asciiTheme="minorEastAsia" w:hAnsiTheme="minorEastAsia" w:hint="eastAsia"/>
                <w:sz w:val="24"/>
                <w:szCs w:val="24"/>
              </w:rPr>
              <w:t>模型</w:t>
            </w:r>
            <w:ins w:id="444" w:author="TanYue 谭悦 [LNX] [华北航线中心]" w:date="2024-05-13T18:03:00Z">
              <w:r>
                <w:rPr>
                  <w:rFonts w:asciiTheme="minorEastAsia" w:hAnsiTheme="minorEastAsia" w:hint="eastAsia"/>
                  <w:sz w:val="24"/>
                  <w:szCs w:val="24"/>
                </w:rPr>
                <w:t>实现</w:t>
              </w:r>
            </w:ins>
            <w:del w:id="445" w:author="TanYue 谭悦 [LNX] [华北航线中心]" w:date="2024-05-13T18:03:00Z">
              <w:r>
                <w:rPr>
                  <w:rFonts w:asciiTheme="minorEastAsia" w:hAnsiTheme="minorEastAsia" w:hint="eastAsia"/>
                  <w:sz w:val="24"/>
                  <w:szCs w:val="24"/>
                </w:rPr>
                <w:delText>的</w:delText>
              </w:r>
            </w:del>
            <w:r>
              <w:rPr>
                <w:rFonts w:asciiTheme="minorEastAsia" w:hAnsiTheme="minorEastAsia" w:hint="eastAsia"/>
                <w:sz w:val="24"/>
                <w:szCs w:val="24"/>
              </w:rPr>
              <w:t>飞机</w:t>
            </w:r>
            <w:ins w:id="446" w:author="TanYue 谭悦 [LNX] [华北航线中心]" w:date="2024-05-13T18:03:00Z">
              <w:r>
                <w:rPr>
                  <w:rFonts w:asciiTheme="minorEastAsia" w:hAnsiTheme="minorEastAsia" w:hint="eastAsia"/>
                  <w:sz w:val="24"/>
                  <w:szCs w:val="24"/>
                </w:rPr>
                <w:t>故障的辅助诊断</w:t>
              </w:r>
            </w:ins>
            <w:del w:id="447" w:author="TanYue 谭悦 [LNX] [华北航线中心]" w:date="2024-05-13T18:03:00Z">
              <w:r>
                <w:rPr>
                  <w:rFonts w:asciiTheme="minorEastAsia" w:hAnsiTheme="minorEastAsia" w:hint="eastAsia"/>
                  <w:sz w:val="24"/>
                  <w:szCs w:val="24"/>
                </w:rPr>
                <w:delText>维护诊断助手</w:delText>
              </w:r>
            </w:del>
            <w:r>
              <w:rPr>
                <w:rFonts w:ascii="宋体" w:hAnsi="宋体" w:hint="eastAsia"/>
                <w:sz w:val="24"/>
              </w:rPr>
              <w:t>，使故障</w:t>
            </w:r>
            <w:ins w:id="448" w:author="TanYue 谭悦 [LNX] [华北航线中心]" w:date="2024-05-13T18:04:00Z">
              <w:r>
                <w:rPr>
                  <w:rFonts w:ascii="宋体" w:hAnsi="宋体" w:hint="eastAsia"/>
                  <w:sz w:val="24"/>
                </w:rPr>
                <w:t>历史的检索汇总</w:t>
              </w:r>
            </w:ins>
            <w:del w:id="449" w:author="TanYue 谭悦 [LNX] [华北航线中心]" w:date="2024-05-13T18:03:00Z">
              <w:r>
                <w:rPr>
                  <w:rFonts w:ascii="宋体" w:hAnsi="宋体" w:hint="eastAsia"/>
                  <w:sz w:val="24"/>
                </w:rPr>
                <w:delText>搜索</w:delText>
              </w:r>
            </w:del>
            <w:r>
              <w:rPr>
                <w:rFonts w:ascii="宋体" w:hAnsi="宋体" w:hint="eastAsia"/>
                <w:sz w:val="24"/>
              </w:rPr>
              <w:t>和</w:t>
            </w:r>
            <w:ins w:id="450" w:author="TanYue 谭悦 [LNX] [华北航线中心]" w:date="2024-05-13T18:04:00Z">
              <w:r>
                <w:rPr>
                  <w:rFonts w:ascii="宋体" w:hAnsi="宋体" w:hint="eastAsia"/>
                  <w:sz w:val="24"/>
                </w:rPr>
                <w:t>排</w:t>
              </w:r>
              <w:proofErr w:type="gramStart"/>
              <w:r>
                <w:rPr>
                  <w:rFonts w:ascii="宋体" w:hAnsi="宋体" w:hint="eastAsia"/>
                  <w:sz w:val="24"/>
                </w:rPr>
                <w:t>故方案</w:t>
              </w:r>
              <w:proofErr w:type="gramEnd"/>
              <w:r>
                <w:rPr>
                  <w:rFonts w:ascii="宋体" w:hAnsi="宋体" w:hint="eastAsia"/>
                  <w:sz w:val="24"/>
                </w:rPr>
                <w:t>的简洁呈现，</w:t>
              </w:r>
            </w:ins>
            <w:del w:id="451" w:author="TanYue 谭悦 [LNX] [华北航线中心]" w:date="2024-05-13T18:04:00Z">
              <w:r>
                <w:rPr>
                  <w:rFonts w:ascii="宋体" w:hAnsi="宋体" w:hint="eastAsia"/>
                  <w:sz w:val="24"/>
                </w:rPr>
                <w:delText>结果呈现更简洁，</w:delText>
              </w:r>
            </w:del>
            <w:ins w:id="452" w:author="WangDaWei 王大伟 [LNX5] [华北航线中心]" w:date="2023-11-30T17:29:00Z">
              <w:r>
                <w:rPr>
                  <w:rFonts w:ascii="宋体" w:hAnsi="宋体" w:hint="eastAsia"/>
                  <w:sz w:val="24"/>
                </w:rPr>
                <w:t>实现</w:t>
              </w:r>
              <w:del w:id="453" w:author="TanYue 谭悦 [LNX] [华北航线中心]" w:date="2024-05-13T18:04:00Z">
                <w:r>
                  <w:rPr>
                    <w:rFonts w:ascii="宋体" w:hAnsi="宋体" w:hint="eastAsia"/>
                    <w:sz w:val="24"/>
                  </w:rPr>
                  <w:delText>最</w:delText>
                </w:r>
              </w:del>
              <w:r>
                <w:rPr>
                  <w:rFonts w:ascii="宋体" w:hAnsi="宋体" w:hint="eastAsia"/>
                  <w:sz w:val="24"/>
                </w:rPr>
                <w:t xml:space="preserve">明确的人机对话模式，提高排故效率。 </w:t>
              </w:r>
            </w:ins>
            <w:del w:id="454" w:author="WangDaWei 王大伟 [LNX5] [华北航线中心]" w:date="2023-11-30T17:29:00Z">
              <w:r>
                <w:rPr>
                  <w:rFonts w:ascii="宋体" w:hAnsi="宋体" w:hint="eastAsia"/>
                  <w:sz w:val="24"/>
                </w:rPr>
                <w:delText>提高检索和排除干扰信息时间。</w:delText>
              </w:r>
            </w:del>
          </w:p>
          <w:p w14:paraId="07269832" w14:textId="77777777" w:rsidR="00D04BAC" w:rsidRDefault="00D04BAC">
            <w:pPr>
              <w:widowControl/>
              <w:tabs>
                <w:tab w:val="left" w:pos="3543"/>
              </w:tabs>
              <w:spacing w:line="360" w:lineRule="auto"/>
              <w:jc w:val="left"/>
              <w:rPr>
                <w:rFonts w:asciiTheme="minorEastAsia" w:hAnsiTheme="minorEastAsia"/>
                <w:sz w:val="24"/>
              </w:rPr>
            </w:pPr>
          </w:p>
        </w:tc>
      </w:tr>
    </w:tbl>
    <w:p w14:paraId="725260C0" w14:textId="77777777" w:rsidR="00D04BAC" w:rsidRDefault="00DC777A">
      <w:pPr>
        <w:widowControl/>
        <w:jc w:val="left"/>
        <w:rPr>
          <w:rFonts w:asciiTheme="majorEastAsia" w:eastAsiaTheme="majorEastAsia" w:hAnsiTheme="majorEastAsia"/>
          <w:sz w:val="22"/>
        </w:rPr>
      </w:pPr>
      <w:r>
        <w:rPr>
          <w:rFonts w:ascii="黑体" w:eastAsia="黑体" w:hAnsi="黑体" w:hint="eastAsia"/>
          <w:sz w:val="32"/>
        </w:rPr>
        <w:lastRenderedPageBreak/>
        <w:t>五、工作计划</w:t>
      </w:r>
      <w:r>
        <w:rPr>
          <w:rFonts w:asciiTheme="majorEastAsia" w:eastAsiaTheme="majorEastAsia" w:hAnsiTheme="majorEastAsia" w:hint="eastAsia"/>
          <w:sz w:val="22"/>
        </w:rPr>
        <w:t>（可根据项目情况增减工作阶段）</w:t>
      </w:r>
    </w:p>
    <w:tbl>
      <w:tblPr>
        <w:tblStyle w:val="ad"/>
        <w:tblW w:w="8650" w:type="dxa"/>
        <w:tblLook w:val="04A0" w:firstRow="1" w:lastRow="0" w:firstColumn="1" w:lastColumn="0" w:noHBand="0" w:noVBand="1"/>
      </w:tblPr>
      <w:tblGrid>
        <w:gridCol w:w="1743"/>
        <w:gridCol w:w="2010"/>
        <w:gridCol w:w="2970"/>
        <w:gridCol w:w="1927"/>
        <w:tblGridChange w:id="455">
          <w:tblGrid>
            <w:gridCol w:w="1743"/>
            <w:gridCol w:w="2010"/>
            <w:gridCol w:w="4"/>
            <w:gridCol w:w="2677"/>
            <w:gridCol w:w="289"/>
            <w:gridCol w:w="1927"/>
          </w:tblGrid>
        </w:tblGridChange>
      </w:tblGrid>
      <w:tr w:rsidR="00D04BAC" w14:paraId="0D994E98" w14:textId="77777777">
        <w:trPr>
          <w:trHeight w:val="551"/>
        </w:trPr>
        <w:tc>
          <w:tcPr>
            <w:tcW w:w="1743" w:type="dxa"/>
            <w:vAlign w:val="center"/>
          </w:tcPr>
          <w:p w14:paraId="5D5699AA" w14:textId="77777777" w:rsidR="00D04BAC" w:rsidRDefault="00DC777A">
            <w:pPr>
              <w:widowControl/>
              <w:jc w:val="center"/>
              <w:rPr>
                <w:rFonts w:ascii="黑体" w:eastAsia="黑体" w:hAnsi="黑体"/>
                <w:sz w:val="24"/>
              </w:rPr>
            </w:pPr>
            <w:r>
              <w:rPr>
                <w:rFonts w:ascii="黑体" w:eastAsia="黑体" w:hAnsi="黑体" w:hint="eastAsia"/>
                <w:sz w:val="24"/>
              </w:rPr>
              <w:t>工作阶段</w:t>
            </w:r>
          </w:p>
        </w:tc>
        <w:tc>
          <w:tcPr>
            <w:tcW w:w="2010" w:type="dxa"/>
            <w:vAlign w:val="center"/>
          </w:tcPr>
          <w:p w14:paraId="5E51E898" w14:textId="77777777" w:rsidR="00D04BAC" w:rsidRDefault="00DC777A">
            <w:pPr>
              <w:widowControl/>
              <w:jc w:val="center"/>
              <w:rPr>
                <w:rFonts w:ascii="黑体" w:eastAsia="黑体" w:hAnsi="黑体"/>
                <w:sz w:val="24"/>
              </w:rPr>
            </w:pPr>
            <w:r>
              <w:rPr>
                <w:rFonts w:ascii="黑体" w:eastAsia="黑体" w:hAnsi="黑体" w:hint="eastAsia"/>
                <w:sz w:val="24"/>
              </w:rPr>
              <w:t>阶段成果</w:t>
            </w:r>
          </w:p>
        </w:tc>
        <w:tc>
          <w:tcPr>
            <w:tcW w:w="2970" w:type="dxa"/>
            <w:vAlign w:val="center"/>
          </w:tcPr>
          <w:p w14:paraId="07550742" w14:textId="77777777" w:rsidR="00D04BAC" w:rsidRDefault="00DC777A">
            <w:pPr>
              <w:widowControl/>
              <w:jc w:val="center"/>
              <w:rPr>
                <w:rFonts w:ascii="黑体" w:eastAsia="黑体" w:hAnsi="黑体"/>
                <w:sz w:val="24"/>
              </w:rPr>
            </w:pPr>
            <w:r>
              <w:rPr>
                <w:rFonts w:ascii="黑体" w:eastAsia="黑体" w:hAnsi="黑体" w:hint="eastAsia"/>
                <w:sz w:val="24"/>
              </w:rPr>
              <w:t>工作内容及要求</w:t>
            </w:r>
          </w:p>
        </w:tc>
        <w:tc>
          <w:tcPr>
            <w:tcW w:w="1927" w:type="dxa"/>
            <w:vAlign w:val="center"/>
          </w:tcPr>
          <w:p w14:paraId="64042200" w14:textId="77777777" w:rsidR="00D04BAC" w:rsidRDefault="00DC777A">
            <w:pPr>
              <w:widowControl/>
              <w:jc w:val="center"/>
              <w:rPr>
                <w:rFonts w:ascii="黑体" w:eastAsia="黑体" w:hAnsi="黑体"/>
                <w:sz w:val="24"/>
              </w:rPr>
            </w:pPr>
            <w:r>
              <w:rPr>
                <w:rFonts w:ascii="黑体" w:eastAsia="黑体" w:hAnsi="黑体" w:hint="eastAsia"/>
                <w:sz w:val="24"/>
              </w:rPr>
              <w:t>计划完成时间</w:t>
            </w:r>
          </w:p>
        </w:tc>
      </w:tr>
      <w:tr w:rsidR="00D04BAC" w14:paraId="400024A6" w14:textId="77777777">
        <w:trPr>
          <w:trHeight w:val="528"/>
        </w:trPr>
        <w:tc>
          <w:tcPr>
            <w:tcW w:w="1743" w:type="dxa"/>
            <w:vAlign w:val="center"/>
          </w:tcPr>
          <w:p w14:paraId="4D68C29C" w14:textId="77777777" w:rsidR="00D04BAC" w:rsidRDefault="00DC777A">
            <w:pPr>
              <w:widowControl/>
              <w:jc w:val="center"/>
              <w:rPr>
                <w:rFonts w:ascii="黑体" w:eastAsia="黑体" w:hAnsi="黑体"/>
                <w:sz w:val="24"/>
              </w:rPr>
            </w:pPr>
            <w:r>
              <w:rPr>
                <w:rFonts w:ascii="黑体" w:eastAsia="黑体" w:hAnsi="黑体" w:hint="eastAsia"/>
                <w:sz w:val="24"/>
              </w:rPr>
              <w:t>第一阶段</w:t>
            </w:r>
          </w:p>
        </w:tc>
        <w:tc>
          <w:tcPr>
            <w:tcW w:w="2010" w:type="dxa"/>
            <w:vAlign w:val="center"/>
          </w:tcPr>
          <w:p w14:paraId="46FEA6A6" w14:textId="77777777" w:rsidR="00D04BAC" w:rsidRDefault="00DC777A">
            <w:pPr>
              <w:widowControl/>
              <w:jc w:val="center"/>
              <w:rPr>
                <w:rFonts w:asciiTheme="minorEastAsia" w:hAnsiTheme="minorEastAsia"/>
                <w:sz w:val="24"/>
              </w:rPr>
            </w:pPr>
            <w:r>
              <w:rPr>
                <w:rFonts w:asciiTheme="minorEastAsia" w:hAnsiTheme="minorEastAsia" w:hint="eastAsia"/>
                <w:sz w:val="24"/>
              </w:rPr>
              <w:t>排</w:t>
            </w:r>
            <w:proofErr w:type="gramStart"/>
            <w:r>
              <w:rPr>
                <w:rFonts w:asciiTheme="minorEastAsia" w:hAnsiTheme="minorEastAsia" w:hint="eastAsia"/>
                <w:sz w:val="24"/>
              </w:rPr>
              <w:t>故方案</w:t>
            </w:r>
            <w:proofErr w:type="gramEnd"/>
            <w:r>
              <w:rPr>
                <w:rFonts w:asciiTheme="minorEastAsia" w:hAnsiTheme="minorEastAsia" w:hint="eastAsia"/>
                <w:sz w:val="24"/>
              </w:rPr>
              <w:t>制定模块开发</w:t>
            </w:r>
            <w:del w:id="456" w:author="WangDaWei 王大伟 [LNX5] [华北航线中心]" w:date="2023-11-30T17:37:00Z">
              <w:r>
                <w:rPr>
                  <w:rFonts w:asciiTheme="minorEastAsia" w:hAnsiTheme="minorEastAsia" w:hint="eastAsia"/>
                  <w:sz w:val="24"/>
                </w:rPr>
                <w:delText>数字模型对实体系统进行建模及模拟</w:delText>
              </w:r>
            </w:del>
          </w:p>
        </w:tc>
        <w:tc>
          <w:tcPr>
            <w:tcW w:w="2970" w:type="dxa"/>
            <w:vAlign w:val="center"/>
          </w:tcPr>
          <w:p w14:paraId="324C0F30" w14:textId="77777777" w:rsidR="00D04BAC" w:rsidRDefault="00DC777A">
            <w:pPr>
              <w:widowControl/>
              <w:jc w:val="center"/>
              <w:rPr>
                <w:rFonts w:asciiTheme="minorEastAsia" w:hAnsiTheme="minorEastAsia"/>
                <w:sz w:val="24"/>
              </w:rPr>
            </w:pPr>
            <w:r>
              <w:rPr>
                <w:rFonts w:asciiTheme="minorEastAsia" w:hAnsiTheme="minorEastAsia" w:hint="eastAsia"/>
                <w:sz w:val="24"/>
              </w:rPr>
              <w:t>完成整体开发方案设计，实施</w:t>
            </w:r>
            <w:ins w:id="457" w:author="WangDaWei 王大伟 [LNX5] [华北航线中心]" w:date="2024-03-05T14:13:00Z">
              <w:r>
                <w:rPr>
                  <w:rFonts w:asciiTheme="minorEastAsia" w:hAnsiTheme="minorEastAsia" w:hint="eastAsia"/>
                  <w:sz w:val="24"/>
                </w:rPr>
                <w:t>A</w:t>
              </w:r>
              <w:r>
                <w:rPr>
                  <w:rFonts w:asciiTheme="minorEastAsia" w:hAnsiTheme="minorEastAsia"/>
                  <w:sz w:val="24"/>
                </w:rPr>
                <w:t>I</w:t>
              </w:r>
            </w:ins>
            <w:ins w:id="458" w:author="WangDaWei 王大伟 [LNX5] [华北航线中心]" w:date="2024-04-01T15:32:00Z">
              <w:r>
                <w:rPr>
                  <w:rFonts w:asciiTheme="minorEastAsia" w:hAnsiTheme="minorEastAsia" w:hint="eastAsia"/>
                  <w:sz w:val="24"/>
                </w:rPr>
                <w:t xml:space="preserve"> </w:t>
              </w:r>
              <w:r>
                <w:rPr>
                  <w:rFonts w:asciiTheme="minorEastAsia" w:hAnsiTheme="minorEastAsia"/>
                  <w:sz w:val="24"/>
                </w:rPr>
                <w:t>RAG</w:t>
              </w:r>
            </w:ins>
            <w:ins w:id="459" w:author="WangDaWei 王大伟 [LNX5] [华北航线中心]" w:date="2024-03-05T14:13:00Z">
              <w:r>
                <w:rPr>
                  <w:rFonts w:asciiTheme="minorEastAsia" w:hAnsiTheme="minorEastAsia" w:hint="eastAsia"/>
                  <w:sz w:val="24"/>
                </w:rPr>
                <w:t>技术</w:t>
              </w:r>
            </w:ins>
            <w:ins w:id="460" w:author="WangDaWei 王大伟 [LNX5] [华北航线中心]" w:date="2024-01-20T16:33:00Z">
              <w:r>
                <w:rPr>
                  <w:rFonts w:asciiTheme="minorEastAsia" w:hAnsiTheme="minorEastAsia" w:hint="eastAsia"/>
                  <w:sz w:val="24"/>
                </w:rPr>
                <w:t>解析</w:t>
              </w:r>
            </w:ins>
            <w:ins w:id="461" w:author="WangDaWei 王大伟 [LNX5] [华北航线中心]" w:date="2024-04-03T10:23:00Z">
              <w:r>
                <w:rPr>
                  <w:rFonts w:asciiTheme="minorEastAsia" w:hAnsiTheme="minorEastAsia" w:hint="eastAsia"/>
                  <w:sz w:val="24"/>
                </w:rPr>
                <w:t>A</w:t>
              </w:r>
              <w:r>
                <w:rPr>
                  <w:rFonts w:asciiTheme="minorEastAsia" w:hAnsiTheme="minorEastAsia"/>
                  <w:sz w:val="24"/>
                </w:rPr>
                <w:t>330</w:t>
              </w:r>
            </w:ins>
            <w:ins w:id="462" w:author="尝试" w:date="2024-05-06T18:03:00Z">
              <w:r>
                <w:rPr>
                  <w:rFonts w:asciiTheme="minorEastAsia" w:hAnsiTheme="minorEastAsia" w:hint="eastAsia"/>
                  <w:sz w:val="24"/>
                </w:rPr>
                <w:t>飞机</w:t>
              </w:r>
            </w:ins>
            <w:ins w:id="463" w:author="WangDaWei 王大伟 [LNX5] [华北航线中心]" w:date="2024-04-03T10:23:00Z">
              <w:r>
                <w:rPr>
                  <w:rFonts w:asciiTheme="minorEastAsia" w:hAnsiTheme="minorEastAsia"/>
                  <w:sz w:val="24"/>
                </w:rPr>
                <w:t>TSM</w:t>
              </w:r>
            </w:ins>
            <w:ins w:id="464" w:author="WangDaWei 王大伟 [LNX5] [华北航线中心]" w:date="2024-01-20T16:33:00Z">
              <w:r>
                <w:rPr>
                  <w:rFonts w:asciiTheme="minorEastAsia" w:hAnsiTheme="minorEastAsia" w:hint="eastAsia"/>
                  <w:sz w:val="24"/>
                </w:rPr>
                <w:t>排故手册</w:t>
              </w:r>
            </w:ins>
            <w:ins w:id="465" w:author="WangDaWei 王大伟 [LNX5] [华北航线中心]" w:date="2024-04-01T16:22:00Z">
              <w:r>
                <w:rPr>
                  <w:rFonts w:asciiTheme="minorEastAsia" w:hAnsiTheme="minorEastAsia" w:hint="eastAsia"/>
                  <w:sz w:val="24"/>
                </w:rPr>
                <w:t>，</w:t>
              </w:r>
            </w:ins>
            <w:ins w:id="466" w:author="WangDaWei 王大伟 [LNX5] [华北航线中心]" w:date="2024-04-03T10:24:00Z">
              <w:r>
                <w:rPr>
                  <w:rFonts w:asciiTheme="minorEastAsia" w:hAnsiTheme="minorEastAsia" w:hint="eastAsia"/>
                  <w:sz w:val="24"/>
                </w:rPr>
                <w:t>图形化流程图，</w:t>
              </w:r>
            </w:ins>
            <w:r>
              <w:rPr>
                <w:rFonts w:asciiTheme="minorEastAsia" w:hAnsiTheme="minorEastAsia" w:hint="eastAsia"/>
                <w:sz w:val="24"/>
              </w:rPr>
              <w:t>流程图编辑调整，反馈要求编辑，完成可执行的</w:t>
            </w:r>
            <w:ins w:id="467" w:author="WangDaWei 王大伟 [LNX5] [华北航线中心]" w:date="2024-04-03T10:24:00Z">
              <w:r>
                <w:rPr>
                  <w:rFonts w:asciiTheme="minorEastAsia" w:hAnsiTheme="minorEastAsia" w:hint="eastAsia"/>
                  <w:sz w:val="24"/>
                </w:rPr>
                <w:t>排</w:t>
              </w:r>
              <w:proofErr w:type="gramStart"/>
              <w:r>
                <w:rPr>
                  <w:rFonts w:asciiTheme="minorEastAsia" w:hAnsiTheme="minorEastAsia" w:hint="eastAsia"/>
                  <w:sz w:val="24"/>
                </w:rPr>
                <w:t>故方案</w:t>
              </w:r>
            </w:ins>
            <w:proofErr w:type="gramEnd"/>
            <w:r>
              <w:rPr>
                <w:rFonts w:asciiTheme="minorEastAsia" w:hAnsiTheme="minorEastAsia" w:hint="eastAsia"/>
                <w:sz w:val="24"/>
              </w:rPr>
              <w:t>的排</w:t>
            </w:r>
            <w:proofErr w:type="gramStart"/>
            <w:r>
              <w:rPr>
                <w:rFonts w:asciiTheme="minorEastAsia" w:hAnsiTheme="minorEastAsia" w:hint="eastAsia"/>
                <w:sz w:val="24"/>
              </w:rPr>
              <w:t>故方案</w:t>
            </w:r>
            <w:proofErr w:type="gramEnd"/>
            <w:r>
              <w:rPr>
                <w:rFonts w:asciiTheme="minorEastAsia" w:hAnsiTheme="minorEastAsia" w:hint="eastAsia"/>
                <w:sz w:val="24"/>
              </w:rPr>
              <w:t>制定模块开发</w:t>
            </w:r>
            <w:del w:id="468" w:author="WangDaWei 王大伟 [LNX5] [华北航线中心]" w:date="2023-11-30T17:37:00Z">
              <w:r>
                <w:rPr>
                  <w:rFonts w:asciiTheme="minorEastAsia" w:hAnsiTheme="minorEastAsia" w:hint="eastAsia"/>
                  <w:sz w:val="24"/>
                </w:rPr>
                <w:delText>利</w:delText>
              </w:r>
              <w:r>
                <w:rPr>
                  <w:rFonts w:asciiTheme="minorEastAsia" w:hAnsiTheme="minorEastAsia" w:hint="eastAsia"/>
                  <w:sz w:val="24"/>
                </w:rPr>
                <w:lastRenderedPageBreak/>
                <w:delText>用智能化数字技术，通过数字模型对实体系统进行建模及模拟，将实体系统的信息映射至虚拟系统的模型中，通过可视化工具呈现数字孪生模型的结果</w:delText>
              </w:r>
            </w:del>
          </w:p>
        </w:tc>
        <w:tc>
          <w:tcPr>
            <w:tcW w:w="1927" w:type="dxa"/>
            <w:vAlign w:val="center"/>
          </w:tcPr>
          <w:p w14:paraId="2AEF78F5" w14:textId="77777777" w:rsidR="00D04BAC" w:rsidRDefault="00DC777A">
            <w:pPr>
              <w:widowControl/>
              <w:jc w:val="center"/>
              <w:rPr>
                <w:rFonts w:asciiTheme="minorEastAsia" w:hAnsiTheme="minorEastAsia"/>
                <w:sz w:val="24"/>
              </w:rPr>
            </w:pPr>
            <w:r>
              <w:rPr>
                <w:rFonts w:asciiTheme="minorEastAsia" w:hAnsiTheme="minorEastAsia" w:hint="eastAsia"/>
                <w:sz w:val="24"/>
              </w:rPr>
              <w:lastRenderedPageBreak/>
              <w:t>2</w:t>
            </w:r>
            <w:r>
              <w:rPr>
                <w:rFonts w:asciiTheme="minorEastAsia" w:hAnsiTheme="minorEastAsia"/>
                <w:sz w:val="24"/>
              </w:rPr>
              <w:t>02</w:t>
            </w:r>
            <w:ins w:id="469" w:author="WangDaWei 王大伟 [LNX5] [华北航线中心]" w:date="2023-11-30T17:46:00Z">
              <w:r>
                <w:rPr>
                  <w:rFonts w:asciiTheme="minorEastAsia" w:hAnsiTheme="minorEastAsia"/>
                  <w:sz w:val="24"/>
                </w:rPr>
                <w:t>4</w:t>
              </w:r>
            </w:ins>
            <w:del w:id="470" w:author="WangDaWei 王大伟 [LNX5] [华北航线中心]" w:date="2023-11-30T17:46:00Z">
              <w:r>
                <w:rPr>
                  <w:rFonts w:asciiTheme="minorEastAsia" w:hAnsiTheme="minorEastAsia"/>
                  <w:sz w:val="24"/>
                </w:rPr>
                <w:delText>4</w:delText>
              </w:r>
            </w:del>
            <w:r>
              <w:rPr>
                <w:rFonts w:asciiTheme="minorEastAsia" w:hAnsiTheme="minorEastAsia" w:hint="eastAsia"/>
                <w:sz w:val="24"/>
              </w:rPr>
              <w:t>年</w:t>
            </w:r>
            <w:ins w:id="471" w:author="WangDaWei 王大伟 [LNX5] [华北航线中心]" w:date="2024-04-01T15:32:00Z">
              <w:r>
                <w:rPr>
                  <w:rFonts w:asciiTheme="minorEastAsia" w:hAnsiTheme="minorEastAsia"/>
                  <w:sz w:val="24"/>
                </w:rPr>
                <w:t>9</w:t>
              </w:r>
            </w:ins>
            <w:del w:id="472" w:author="WangDaWei 王大伟 [LNX5] [华北航线中心]" w:date="2023-11-30T17:46:00Z">
              <w:r>
                <w:rPr>
                  <w:rFonts w:asciiTheme="minorEastAsia" w:hAnsiTheme="minorEastAsia" w:hint="eastAsia"/>
                  <w:sz w:val="24"/>
                </w:rPr>
                <w:delText>1</w:delText>
              </w:r>
              <w:r>
                <w:rPr>
                  <w:rFonts w:asciiTheme="minorEastAsia" w:hAnsiTheme="minorEastAsia"/>
                  <w:sz w:val="24"/>
                </w:rPr>
                <w:delText>1</w:delText>
              </w:r>
            </w:del>
            <w:r>
              <w:rPr>
                <w:rFonts w:asciiTheme="minorEastAsia" w:hAnsiTheme="minorEastAsia" w:hint="eastAsia"/>
                <w:sz w:val="24"/>
              </w:rPr>
              <w:t>月</w:t>
            </w:r>
          </w:p>
        </w:tc>
      </w:tr>
      <w:tr w:rsidR="00D04BAC" w14:paraId="7FF1C236" w14:textId="77777777">
        <w:trPr>
          <w:trHeight w:val="551"/>
        </w:trPr>
        <w:tc>
          <w:tcPr>
            <w:tcW w:w="1743" w:type="dxa"/>
            <w:vAlign w:val="center"/>
          </w:tcPr>
          <w:p w14:paraId="608ABF62" w14:textId="77777777" w:rsidR="00D04BAC" w:rsidRDefault="00DC777A">
            <w:pPr>
              <w:widowControl/>
              <w:jc w:val="center"/>
              <w:rPr>
                <w:rFonts w:ascii="黑体" w:eastAsia="黑体" w:hAnsi="黑体"/>
                <w:sz w:val="24"/>
              </w:rPr>
            </w:pPr>
            <w:r>
              <w:rPr>
                <w:rFonts w:ascii="黑体" w:eastAsia="黑体" w:hAnsi="黑体" w:hint="eastAsia"/>
                <w:sz w:val="24"/>
              </w:rPr>
              <w:t>第二阶段</w:t>
            </w:r>
          </w:p>
        </w:tc>
        <w:tc>
          <w:tcPr>
            <w:tcW w:w="2010" w:type="dxa"/>
            <w:vAlign w:val="center"/>
          </w:tcPr>
          <w:p w14:paraId="45DCEC97" w14:textId="77777777" w:rsidR="00D04BAC" w:rsidRDefault="00DC777A">
            <w:pPr>
              <w:widowControl/>
              <w:jc w:val="center"/>
              <w:rPr>
                <w:rFonts w:asciiTheme="minorEastAsia" w:hAnsiTheme="minorEastAsia"/>
                <w:sz w:val="24"/>
              </w:rPr>
            </w:pPr>
            <w:r>
              <w:rPr>
                <w:rFonts w:asciiTheme="minorEastAsia" w:hAnsiTheme="minorEastAsia" w:hint="eastAsia"/>
                <w:sz w:val="24"/>
              </w:rPr>
              <w:t>排</w:t>
            </w:r>
            <w:proofErr w:type="gramStart"/>
            <w:r>
              <w:rPr>
                <w:rFonts w:asciiTheme="minorEastAsia" w:hAnsiTheme="minorEastAsia" w:hint="eastAsia"/>
                <w:sz w:val="24"/>
              </w:rPr>
              <w:t>故方案</w:t>
            </w:r>
            <w:proofErr w:type="gramEnd"/>
            <w:r>
              <w:rPr>
                <w:rFonts w:asciiTheme="minorEastAsia" w:hAnsiTheme="minorEastAsia" w:hint="eastAsia"/>
                <w:sz w:val="24"/>
              </w:rPr>
              <w:t>执行模块开发</w:t>
            </w:r>
            <w:del w:id="473" w:author="WangDaWei 王大伟 [LNX5] [华北航线中心]" w:date="2023-11-30T17:37:00Z">
              <w:r>
                <w:rPr>
                  <w:rFonts w:asciiTheme="minorEastAsia" w:hAnsiTheme="minorEastAsia" w:hint="eastAsia"/>
                  <w:sz w:val="24"/>
                </w:rPr>
                <w:delText>知识图谱建立</w:delText>
              </w:r>
            </w:del>
          </w:p>
        </w:tc>
        <w:tc>
          <w:tcPr>
            <w:tcW w:w="2970" w:type="dxa"/>
            <w:vAlign w:val="center"/>
          </w:tcPr>
          <w:p w14:paraId="476D3C77" w14:textId="77777777" w:rsidR="00D04BAC" w:rsidRDefault="00DC777A">
            <w:pPr>
              <w:widowControl/>
              <w:jc w:val="center"/>
              <w:rPr>
                <w:rFonts w:asciiTheme="minorEastAsia" w:hAnsiTheme="minorEastAsia"/>
                <w:sz w:val="24"/>
              </w:rPr>
            </w:pPr>
            <w:r>
              <w:rPr>
                <w:rFonts w:asciiTheme="minorEastAsia" w:hAnsiTheme="minorEastAsia" w:hint="eastAsia"/>
                <w:sz w:val="24"/>
              </w:rPr>
              <w:t>实施排</w:t>
            </w:r>
            <w:proofErr w:type="gramStart"/>
            <w:r>
              <w:rPr>
                <w:rFonts w:asciiTheme="minorEastAsia" w:hAnsiTheme="minorEastAsia" w:hint="eastAsia"/>
                <w:sz w:val="24"/>
              </w:rPr>
              <w:t>故方案</w:t>
            </w:r>
            <w:proofErr w:type="gramEnd"/>
            <w:r>
              <w:rPr>
                <w:rFonts w:asciiTheme="minorEastAsia" w:hAnsiTheme="minorEastAsia" w:hint="eastAsia"/>
                <w:sz w:val="24"/>
              </w:rPr>
              <w:t>执行及反馈界面设计，建立PC端与移动端交互机制，自动逆向编辑和存档文件规范化方案制定和实施，完成排</w:t>
            </w:r>
            <w:proofErr w:type="gramStart"/>
            <w:r>
              <w:rPr>
                <w:rFonts w:asciiTheme="minorEastAsia" w:hAnsiTheme="minorEastAsia" w:hint="eastAsia"/>
                <w:sz w:val="24"/>
              </w:rPr>
              <w:t>故方案</w:t>
            </w:r>
            <w:proofErr w:type="gramEnd"/>
            <w:r>
              <w:rPr>
                <w:rFonts w:asciiTheme="minorEastAsia" w:hAnsiTheme="minorEastAsia" w:hint="eastAsia"/>
                <w:sz w:val="24"/>
              </w:rPr>
              <w:t>执行模块开发。</w:t>
            </w:r>
            <w:del w:id="474" w:author="WangDaWei 王大伟 [LNX5] [华北航线中心]" w:date="2023-11-30T17:37:00Z">
              <w:r>
                <w:rPr>
                  <w:rFonts w:asciiTheme="minorEastAsia" w:hAnsiTheme="minorEastAsia" w:hint="eastAsia"/>
                  <w:sz w:val="24"/>
                </w:rPr>
                <w:delText>完成知识图谱建模飞机系统的各个组件、传感器、执行器等，以及它们之间的关系，包括飞机的结构、系统连接，以及已知的故障模式和解决方案。</w:delText>
              </w:r>
            </w:del>
          </w:p>
        </w:tc>
        <w:tc>
          <w:tcPr>
            <w:tcW w:w="1927" w:type="dxa"/>
            <w:vAlign w:val="center"/>
          </w:tcPr>
          <w:p w14:paraId="44B57261" w14:textId="77777777" w:rsidR="00D04BAC" w:rsidRDefault="00DC777A">
            <w:pPr>
              <w:widowControl/>
              <w:jc w:val="center"/>
              <w:rPr>
                <w:rFonts w:asciiTheme="minorEastAsia" w:hAnsiTheme="minorEastAsia"/>
                <w:sz w:val="24"/>
              </w:rPr>
            </w:pPr>
            <w:r>
              <w:rPr>
                <w:rFonts w:asciiTheme="minorEastAsia" w:hAnsiTheme="minorEastAsia" w:hint="eastAsia"/>
                <w:sz w:val="24"/>
              </w:rPr>
              <w:t>2</w:t>
            </w:r>
            <w:r>
              <w:rPr>
                <w:rFonts w:asciiTheme="minorEastAsia" w:hAnsiTheme="minorEastAsia"/>
                <w:sz w:val="24"/>
              </w:rPr>
              <w:t>02</w:t>
            </w:r>
            <w:ins w:id="475" w:author="WangDaWei 王大伟 [LNX5] [华北航线中心]" w:date="2023-11-30T17:47:00Z">
              <w:r>
                <w:rPr>
                  <w:rFonts w:asciiTheme="minorEastAsia" w:hAnsiTheme="minorEastAsia"/>
                  <w:sz w:val="24"/>
                </w:rPr>
                <w:t>4</w:t>
              </w:r>
            </w:ins>
            <w:del w:id="476" w:author="WangDaWei 王大伟 [LNX5] [华北航线中心]" w:date="2023-11-30T17:47:00Z">
              <w:r>
                <w:rPr>
                  <w:rFonts w:asciiTheme="minorEastAsia" w:hAnsiTheme="minorEastAsia"/>
                  <w:sz w:val="24"/>
                </w:rPr>
                <w:delText>5</w:delText>
              </w:r>
            </w:del>
            <w:r>
              <w:rPr>
                <w:rFonts w:asciiTheme="minorEastAsia" w:hAnsiTheme="minorEastAsia" w:hint="eastAsia"/>
                <w:sz w:val="24"/>
              </w:rPr>
              <w:t>年</w:t>
            </w:r>
            <w:ins w:id="477" w:author="WangDaWei 王大伟 [LNX5] [华北航线中心]" w:date="2023-11-30T17:47:00Z">
              <w:r>
                <w:rPr>
                  <w:rFonts w:asciiTheme="minorEastAsia" w:hAnsiTheme="minorEastAsia"/>
                  <w:sz w:val="24"/>
                </w:rPr>
                <w:t>12</w:t>
              </w:r>
            </w:ins>
            <w:del w:id="478" w:author="WangDaWei 王大伟 [LNX5] [华北航线中心]" w:date="2023-11-30T17:47:00Z">
              <w:r>
                <w:rPr>
                  <w:rFonts w:asciiTheme="minorEastAsia" w:hAnsiTheme="minorEastAsia" w:hint="eastAsia"/>
                  <w:sz w:val="24"/>
                </w:rPr>
                <w:delText>1</w:delText>
              </w:r>
              <w:r>
                <w:rPr>
                  <w:rFonts w:asciiTheme="minorEastAsia" w:hAnsiTheme="minorEastAsia"/>
                  <w:sz w:val="24"/>
                </w:rPr>
                <w:delText>1</w:delText>
              </w:r>
            </w:del>
            <w:r>
              <w:rPr>
                <w:rFonts w:asciiTheme="minorEastAsia" w:hAnsiTheme="minorEastAsia" w:hint="eastAsia"/>
                <w:sz w:val="24"/>
              </w:rPr>
              <w:t>月</w:t>
            </w:r>
          </w:p>
        </w:tc>
      </w:tr>
      <w:tr w:rsidR="00D04BAC" w14:paraId="4A10552E" w14:textId="77777777" w:rsidTr="00D04BAC">
        <w:tblPrEx>
          <w:tblW w:w="8650" w:type="dxa"/>
          <w:tblPrExChange w:id="479" w:author="WangDaWei 王大伟 [LNX5] [华北航线中心]" w:date="2024-03-05T14:11:00Z">
            <w:tblPrEx>
              <w:tblW w:w="8650" w:type="dxa"/>
            </w:tblPrEx>
          </w:tblPrExChange>
        </w:tblPrEx>
        <w:trPr>
          <w:trHeight w:val="521"/>
          <w:trPrChange w:id="480" w:author="WangDaWei 王大伟 [LNX5] [华北航线中心]" w:date="2024-03-05T14:11:00Z">
            <w:trPr>
              <w:trHeight w:val="551"/>
            </w:trPr>
          </w:trPrChange>
        </w:trPr>
        <w:tc>
          <w:tcPr>
            <w:tcW w:w="1743" w:type="dxa"/>
            <w:vAlign w:val="center"/>
            <w:tcPrChange w:id="481" w:author="WangDaWei 王大伟 [LNX5] [华北航线中心]" w:date="2024-03-05T14:11:00Z">
              <w:tcPr>
                <w:tcW w:w="1743" w:type="dxa"/>
                <w:vAlign w:val="center"/>
              </w:tcPr>
            </w:tcPrChange>
          </w:tcPr>
          <w:p w14:paraId="78B47CB0" w14:textId="77777777" w:rsidR="00D04BAC" w:rsidRDefault="00DC777A">
            <w:pPr>
              <w:widowControl/>
              <w:jc w:val="center"/>
              <w:rPr>
                <w:rFonts w:ascii="黑体" w:eastAsia="黑体" w:hAnsi="黑体"/>
                <w:sz w:val="24"/>
              </w:rPr>
            </w:pPr>
            <w:r>
              <w:rPr>
                <w:rFonts w:ascii="黑体" w:eastAsia="黑体" w:hAnsi="黑体" w:hint="eastAsia"/>
                <w:sz w:val="24"/>
              </w:rPr>
              <w:t>第三阶段</w:t>
            </w:r>
          </w:p>
        </w:tc>
        <w:tc>
          <w:tcPr>
            <w:tcW w:w="2010" w:type="dxa"/>
            <w:vAlign w:val="center"/>
            <w:tcPrChange w:id="482" w:author="WangDaWei 王大伟 [LNX5] [华北航线中心]" w:date="2024-03-05T14:11:00Z">
              <w:tcPr>
                <w:tcW w:w="2014" w:type="dxa"/>
                <w:gridSpan w:val="2"/>
                <w:vAlign w:val="center"/>
              </w:tcPr>
            </w:tcPrChange>
          </w:tcPr>
          <w:p w14:paraId="3F205B82" w14:textId="77777777" w:rsidR="00D04BAC" w:rsidRDefault="00DC777A">
            <w:pPr>
              <w:widowControl/>
              <w:jc w:val="center"/>
              <w:rPr>
                <w:rFonts w:asciiTheme="minorEastAsia" w:hAnsiTheme="minorEastAsia"/>
                <w:sz w:val="24"/>
              </w:rPr>
            </w:pPr>
            <w:r>
              <w:rPr>
                <w:rFonts w:asciiTheme="minorEastAsia" w:hAnsiTheme="minorEastAsia" w:hint="eastAsia"/>
                <w:sz w:val="24"/>
              </w:rPr>
              <w:t>私有化专家系统开发和试运行</w:t>
            </w:r>
          </w:p>
        </w:tc>
        <w:tc>
          <w:tcPr>
            <w:tcW w:w="2970" w:type="dxa"/>
            <w:vAlign w:val="center"/>
            <w:tcPrChange w:id="483" w:author="WangDaWei 王大伟 [LNX5] [华北航线中心]" w:date="2024-03-05T14:11:00Z">
              <w:tcPr>
                <w:tcW w:w="2677" w:type="dxa"/>
                <w:vAlign w:val="center"/>
              </w:tcPr>
            </w:tcPrChange>
          </w:tcPr>
          <w:p w14:paraId="57634F89" w14:textId="77777777" w:rsidR="00D04BAC" w:rsidRDefault="00DC777A">
            <w:pPr>
              <w:widowControl/>
              <w:jc w:val="center"/>
              <w:rPr>
                <w:rFonts w:asciiTheme="minorEastAsia" w:hAnsiTheme="minorEastAsia"/>
                <w:sz w:val="24"/>
              </w:rPr>
            </w:pPr>
            <w:r>
              <w:rPr>
                <w:rFonts w:asciiTheme="minorEastAsia" w:hAnsiTheme="minorEastAsia" w:hint="eastAsia"/>
                <w:sz w:val="24"/>
              </w:rPr>
              <w:t>运用</w:t>
            </w:r>
            <w:ins w:id="484" w:author="WangDaWei 王大伟 [LNX5] [华北航线中心]" w:date="2024-03-05T14:11:00Z">
              <w:r>
                <w:rPr>
                  <w:rFonts w:asciiTheme="minorEastAsia" w:hAnsiTheme="minorEastAsia" w:hint="eastAsia"/>
                  <w:sz w:val="24"/>
                </w:rPr>
                <w:t>A</w:t>
              </w:r>
              <w:r>
                <w:rPr>
                  <w:rFonts w:asciiTheme="minorEastAsia" w:hAnsiTheme="minorEastAsia"/>
                  <w:sz w:val="24"/>
                </w:rPr>
                <w:t>I</w:t>
              </w:r>
            </w:ins>
            <w:r>
              <w:rPr>
                <w:rFonts w:asciiTheme="minorEastAsia" w:hAnsiTheme="minorEastAsia" w:hint="eastAsia"/>
                <w:sz w:val="24"/>
              </w:rPr>
              <w:t>技术分析</w:t>
            </w:r>
            <w:ins w:id="485" w:author="WangDaWei 王大伟 [LNX5] [华北航线中心]" w:date="2024-01-20T16:34:00Z">
              <w:r>
                <w:rPr>
                  <w:rFonts w:asciiTheme="minorEastAsia" w:hAnsiTheme="minorEastAsia" w:hint="eastAsia"/>
                  <w:sz w:val="24"/>
                </w:rPr>
                <w:t>排</w:t>
              </w:r>
              <w:proofErr w:type="gramStart"/>
              <w:r>
                <w:rPr>
                  <w:rFonts w:asciiTheme="minorEastAsia" w:hAnsiTheme="minorEastAsia" w:hint="eastAsia"/>
                  <w:sz w:val="24"/>
                </w:rPr>
                <w:t>故方案</w:t>
              </w:r>
            </w:ins>
            <w:proofErr w:type="gramEnd"/>
            <w:r>
              <w:rPr>
                <w:rFonts w:asciiTheme="minorEastAsia" w:hAnsiTheme="minorEastAsia" w:hint="eastAsia"/>
                <w:sz w:val="24"/>
              </w:rPr>
              <w:t>及其</w:t>
            </w:r>
            <w:ins w:id="486" w:author="WangDaWei 王大伟 [LNX5] [华北航线中心]" w:date="2024-01-20T16:34:00Z">
              <w:r>
                <w:rPr>
                  <w:rFonts w:asciiTheme="minorEastAsia" w:hAnsiTheme="minorEastAsia" w:hint="eastAsia"/>
                  <w:sz w:val="24"/>
                </w:rPr>
                <w:t>执行结果</w:t>
              </w:r>
            </w:ins>
            <w:r>
              <w:rPr>
                <w:rFonts w:asciiTheme="minorEastAsia" w:hAnsiTheme="minorEastAsia" w:hint="eastAsia"/>
                <w:sz w:val="24"/>
              </w:rPr>
              <w:t>，</w:t>
            </w:r>
            <w:ins w:id="487" w:author="WangDaWei 王大伟 [LNX5] [华北航线中心]" w:date="2023-11-30T17:44:00Z">
              <w:r>
                <w:rPr>
                  <w:rFonts w:asciiTheme="minorEastAsia" w:hAnsiTheme="minorEastAsia" w:hint="eastAsia"/>
                  <w:sz w:val="24"/>
                </w:rPr>
                <w:t>使用机器学习和深度学习算法</w:t>
              </w:r>
            </w:ins>
            <w:r>
              <w:rPr>
                <w:rFonts w:asciiTheme="minorEastAsia" w:hAnsiTheme="minorEastAsia" w:hint="eastAsia"/>
                <w:sz w:val="24"/>
              </w:rPr>
              <w:t>自动归纳总结，建立</w:t>
            </w:r>
            <w:ins w:id="488" w:author="WangDaWei 王大伟 [LNX5] [华北航线中心]" w:date="2024-03-05T14:11:00Z">
              <w:r>
                <w:rPr>
                  <w:rFonts w:asciiTheme="minorEastAsia" w:hAnsiTheme="minorEastAsia" w:hint="eastAsia"/>
                  <w:sz w:val="24"/>
                </w:rPr>
                <w:t>私有化专家系统</w:t>
              </w:r>
            </w:ins>
            <w:r>
              <w:rPr>
                <w:rFonts w:asciiTheme="minorEastAsia" w:hAnsiTheme="minorEastAsia" w:hint="eastAsia"/>
                <w:sz w:val="24"/>
              </w:rPr>
              <w:t>数据库</w:t>
            </w:r>
            <w:ins w:id="489" w:author="WangDaWei 王大伟 [LNX5] [华北航线中心]" w:date="2024-03-05T14:11:00Z">
              <w:r>
                <w:rPr>
                  <w:rFonts w:asciiTheme="minorEastAsia" w:hAnsiTheme="minorEastAsia" w:hint="eastAsia"/>
                  <w:sz w:val="24"/>
                </w:rPr>
                <w:t>，</w:t>
              </w:r>
            </w:ins>
            <w:r>
              <w:rPr>
                <w:rFonts w:asciiTheme="minorEastAsia" w:hAnsiTheme="minorEastAsia" w:hint="eastAsia"/>
                <w:sz w:val="24"/>
              </w:rPr>
              <w:t>完成</w:t>
            </w:r>
            <w:ins w:id="490" w:author="WangDaWei 王大伟 [LNX5] [华北航线中心]" w:date="2024-03-05T14:12:00Z">
              <w:r>
                <w:rPr>
                  <w:rFonts w:asciiTheme="minorEastAsia" w:hAnsiTheme="minorEastAsia" w:hint="eastAsia"/>
                  <w:sz w:val="24"/>
                </w:rPr>
                <w:t>智能化飞机故障诊断辅助系统</w:t>
              </w:r>
            </w:ins>
            <w:r>
              <w:rPr>
                <w:rFonts w:asciiTheme="minorEastAsia" w:hAnsiTheme="minorEastAsia" w:hint="eastAsia"/>
                <w:sz w:val="24"/>
              </w:rPr>
              <w:t>整体测试和试运行</w:t>
            </w:r>
            <w:ins w:id="491" w:author="WangDaWei 王大伟 [LNX5] [华北航线中心]" w:date="2024-03-05T14:12:00Z">
              <w:r>
                <w:rPr>
                  <w:rFonts w:asciiTheme="minorEastAsia" w:hAnsiTheme="minorEastAsia" w:hint="eastAsia"/>
                  <w:sz w:val="24"/>
                </w:rPr>
                <w:t>，</w:t>
              </w:r>
            </w:ins>
            <w:r>
              <w:rPr>
                <w:rFonts w:asciiTheme="minorEastAsia" w:hAnsiTheme="minorEastAsia" w:hint="eastAsia"/>
                <w:sz w:val="24"/>
              </w:rPr>
              <w:t>达到可用于实际生产使用标准。</w:t>
            </w:r>
            <w:del w:id="492" w:author="WangDaWei 王大伟 [LNX5] [华北航线中心]" w:date="2023-11-30T17:45:00Z">
              <w:r>
                <w:rPr>
                  <w:rFonts w:asciiTheme="minorEastAsia" w:hAnsiTheme="minorEastAsia" w:hint="eastAsia"/>
                  <w:sz w:val="24"/>
                </w:rPr>
                <w:delText>，</w:delText>
              </w:r>
            </w:del>
            <w:del w:id="493" w:author="WangDaWei 王大伟 [LNX5] [华北航线中心]" w:date="2023-11-30T17:42:00Z">
              <w:r>
                <w:rPr>
                  <w:rFonts w:asciiTheme="minorEastAsia" w:hAnsiTheme="minorEastAsia" w:hint="eastAsia"/>
                  <w:sz w:val="24"/>
                </w:rPr>
                <w:delText>维修建议或采取其他措施，指导维修员进行工作，使维修人员能够直观地理解系统状态和潜在故障。</w:delText>
              </w:r>
            </w:del>
            <w:del w:id="494" w:author="WangDaWei 王大伟 [LNX5] [华北航线中心]" w:date="2023-11-30T17:37:00Z">
              <w:r>
                <w:rPr>
                  <w:rFonts w:asciiTheme="minorEastAsia" w:hAnsiTheme="minorEastAsia" w:hint="eastAsia"/>
                  <w:sz w:val="24"/>
                </w:rPr>
                <w:delText>同时，为可视化3D模型融入建立接口准备</w:delText>
              </w:r>
            </w:del>
          </w:p>
        </w:tc>
        <w:tc>
          <w:tcPr>
            <w:tcW w:w="1927" w:type="dxa"/>
            <w:vAlign w:val="center"/>
            <w:tcPrChange w:id="495" w:author="WangDaWei 王大伟 [LNX5] [华北航线中心]" w:date="2024-03-05T14:11:00Z">
              <w:tcPr>
                <w:tcW w:w="2216" w:type="dxa"/>
                <w:gridSpan w:val="2"/>
                <w:vAlign w:val="center"/>
              </w:tcPr>
            </w:tcPrChange>
          </w:tcPr>
          <w:p w14:paraId="17EF1549" w14:textId="77777777" w:rsidR="00D04BAC" w:rsidRDefault="00DC777A">
            <w:pPr>
              <w:widowControl/>
              <w:jc w:val="center"/>
              <w:rPr>
                <w:rFonts w:asciiTheme="minorEastAsia" w:hAnsiTheme="minorEastAsia"/>
                <w:sz w:val="24"/>
              </w:rPr>
            </w:pPr>
            <w:r>
              <w:rPr>
                <w:rFonts w:asciiTheme="minorEastAsia" w:hAnsiTheme="minorEastAsia" w:hint="eastAsia"/>
                <w:sz w:val="24"/>
              </w:rPr>
              <w:t>2</w:t>
            </w:r>
            <w:r>
              <w:rPr>
                <w:rFonts w:asciiTheme="minorEastAsia" w:hAnsiTheme="minorEastAsia"/>
                <w:sz w:val="24"/>
              </w:rPr>
              <w:t>02</w:t>
            </w:r>
            <w:ins w:id="496" w:author="WangDaWei 王大伟 [LNX5] [华北航线中心]" w:date="2023-11-30T17:47:00Z">
              <w:r>
                <w:rPr>
                  <w:rFonts w:asciiTheme="minorEastAsia" w:hAnsiTheme="minorEastAsia"/>
                  <w:sz w:val="24"/>
                </w:rPr>
                <w:t>5</w:t>
              </w:r>
            </w:ins>
            <w:del w:id="497" w:author="WangDaWei 王大伟 [LNX5] [华北航线中心]" w:date="2023-11-30T17:47:00Z">
              <w:r>
                <w:rPr>
                  <w:rFonts w:asciiTheme="minorEastAsia" w:hAnsiTheme="minorEastAsia"/>
                  <w:sz w:val="24"/>
                </w:rPr>
                <w:delText>6</w:delText>
              </w:r>
            </w:del>
            <w:r>
              <w:rPr>
                <w:rFonts w:asciiTheme="minorEastAsia" w:hAnsiTheme="minorEastAsia" w:hint="eastAsia"/>
                <w:sz w:val="24"/>
              </w:rPr>
              <w:t>年1</w:t>
            </w:r>
            <w:ins w:id="498" w:author="WangDaWei 王大伟 [LNX5] [华北航线中心]" w:date="2023-11-30T17:47:00Z">
              <w:r>
                <w:rPr>
                  <w:rFonts w:asciiTheme="minorEastAsia" w:hAnsiTheme="minorEastAsia"/>
                  <w:sz w:val="24"/>
                </w:rPr>
                <w:t>2</w:t>
              </w:r>
            </w:ins>
            <w:del w:id="499" w:author="WangDaWei 王大伟 [LNX5] [华北航线中心]" w:date="2023-11-30T17:47:00Z">
              <w:r>
                <w:rPr>
                  <w:rFonts w:asciiTheme="minorEastAsia" w:hAnsiTheme="minorEastAsia"/>
                  <w:sz w:val="24"/>
                </w:rPr>
                <w:delText>1</w:delText>
              </w:r>
            </w:del>
            <w:r>
              <w:rPr>
                <w:rFonts w:asciiTheme="minorEastAsia" w:hAnsiTheme="minorEastAsia" w:hint="eastAsia"/>
                <w:sz w:val="24"/>
              </w:rPr>
              <w:t>月</w:t>
            </w:r>
          </w:p>
        </w:tc>
      </w:tr>
    </w:tbl>
    <w:p w14:paraId="6FA0A05F" w14:textId="77777777" w:rsidR="00D04BAC" w:rsidRDefault="00DC777A">
      <w:pPr>
        <w:widowControl/>
        <w:jc w:val="left"/>
        <w:rPr>
          <w:rFonts w:asciiTheme="minorEastAsia" w:hAnsiTheme="minorEastAsia"/>
        </w:rPr>
      </w:pPr>
      <w:r>
        <w:rPr>
          <w:rFonts w:ascii="黑体" w:eastAsia="黑体" w:hAnsi="黑体" w:hint="eastAsia"/>
          <w:sz w:val="32"/>
        </w:rPr>
        <w:t>六、</w:t>
      </w:r>
      <w:commentRangeStart w:id="500"/>
      <w:r>
        <w:rPr>
          <w:rFonts w:ascii="黑体" w:eastAsia="黑体" w:hAnsi="黑体" w:hint="eastAsia"/>
          <w:sz w:val="32"/>
        </w:rPr>
        <w:t>应用前景和经济社会效益</w:t>
      </w:r>
      <w:commentRangeEnd w:id="500"/>
      <w:r>
        <w:rPr>
          <w:rStyle w:val="ae"/>
        </w:rPr>
        <w:commentReference w:id="500"/>
      </w:r>
    </w:p>
    <w:tbl>
      <w:tblPr>
        <w:tblStyle w:val="ad"/>
        <w:tblW w:w="8693" w:type="dxa"/>
        <w:tblLook w:val="04A0" w:firstRow="1" w:lastRow="0" w:firstColumn="1" w:lastColumn="0" w:noHBand="0" w:noVBand="1"/>
      </w:tblPr>
      <w:tblGrid>
        <w:gridCol w:w="8693"/>
      </w:tblGrid>
      <w:tr w:rsidR="00D04BAC" w14:paraId="579D9039" w14:textId="77777777">
        <w:tc>
          <w:tcPr>
            <w:tcW w:w="8693" w:type="dxa"/>
          </w:tcPr>
          <w:p w14:paraId="18F67875" w14:textId="77777777" w:rsidR="00D04BAC" w:rsidRDefault="00DC777A">
            <w:pPr>
              <w:pStyle w:val="a3"/>
              <w:rPr>
                <w:ins w:id="501" w:author="WangDaWei 王大伟 [LNX5] [华北航线中心]" w:date="2023-11-30T17:49:00Z"/>
              </w:rPr>
            </w:pPr>
            <w:ins w:id="502" w:author="WangDaWei 王大伟 [LNX5] [华北航线中心]" w:date="2023-11-30T17:50:00Z">
              <w:r>
                <w:rPr>
                  <w:rFonts w:hint="eastAsia"/>
                </w:rPr>
                <w:t>智能化</w:t>
              </w:r>
            </w:ins>
            <w:ins w:id="503" w:author="WangDaWei 王大伟 [LNX5] [华北航线中心]" w:date="2023-11-30T17:49:00Z">
              <w:r>
                <w:rPr>
                  <w:rFonts w:hint="eastAsia"/>
                </w:rPr>
                <w:t>故障诊断辅助系统</w:t>
              </w:r>
            </w:ins>
            <w:ins w:id="504" w:author="WangDaWei 王大伟 [LNX5] [华北航线中心]" w:date="2023-11-30T17:51:00Z">
              <w:r>
                <w:rPr>
                  <w:rFonts w:hint="eastAsia"/>
                </w:rPr>
                <w:t>不仅可应用在飞机维护故障诊断，还可以应用于</w:t>
              </w:r>
            </w:ins>
            <w:ins w:id="505" w:author="WangDaWei 王大伟 [LNX5] [华北航线中心]" w:date="2023-11-30T17:52:00Z">
              <w:r>
                <w:rPr>
                  <w:rFonts w:hint="eastAsia"/>
                </w:rPr>
                <w:t>其他具有类似流程化工业或行业，只要能</w:t>
              </w:r>
            </w:ins>
            <w:ins w:id="506" w:author="WangDaWei 王大伟 [LNX5] [华北航线中心]" w:date="2023-11-30T17:53:00Z">
              <w:r>
                <w:rPr>
                  <w:rFonts w:hint="eastAsia"/>
                </w:rPr>
                <w:t>在生产过程中产生相应的故障信息或不正常状态索引的模式</w:t>
              </w:r>
            </w:ins>
            <w:ins w:id="507" w:author="WangDaWei 王大伟 [LNX5] [华北航线中心]" w:date="2023-11-30T17:54:00Z">
              <w:r>
                <w:rPr>
                  <w:rFonts w:hint="eastAsia"/>
                </w:rPr>
                <w:t>，都可以应用本系统进行生产效率的提高。</w:t>
              </w:r>
            </w:ins>
          </w:p>
          <w:p w14:paraId="4277D375" w14:textId="77777777" w:rsidR="00D04BAC" w:rsidRPr="00D04BAC" w:rsidRDefault="00DC777A">
            <w:pPr>
              <w:spacing w:line="360" w:lineRule="auto"/>
              <w:ind w:firstLine="1"/>
              <w:jc w:val="left"/>
              <w:rPr>
                <w:ins w:id="508" w:author="WangDaWei 王大伟 [LNX5] [华北航线中心]" w:date="2023-11-30T17:55:00Z"/>
                <w:rFonts w:asciiTheme="minorEastAsia" w:hAnsiTheme="minorEastAsia"/>
                <w:sz w:val="24"/>
                <w:szCs w:val="24"/>
                <w:rPrChange w:id="509" w:author="WangDaWei 王大伟 [LNX5] [华北航线中心]" w:date="2023-11-30T17:55:00Z">
                  <w:rPr>
                    <w:ins w:id="510" w:author="WangDaWei 王大伟 [LNX5] [华北航线中心]" w:date="2023-11-30T17:55:00Z"/>
                  </w:rPr>
                </w:rPrChange>
              </w:rPr>
            </w:pPr>
            <w:ins w:id="511" w:author="WangDaWei 王大伟 [LNX5] [华北航线中心]" w:date="2023-11-30T17:49:00Z">
              <w:r>
                <w:rPr>
                  <w:rFonts w:asciiTheme="minorEastAsia" w:hAnsiTheme="minorEastAsia" w:hint="eastAsia"/>
                  <w:sz w:val="24"/>
                  <w:szCs w:val="24"/>
                  <w:rPrChange w:id="512" w:author="WangDaWei 王大伟 [LNX5] [华北航线中心]" w:date="2023-11-30T17:55:00Z">
                    <w:rPr>
                      <w:rFonts w:hint="eastAsia"/>
                    </w:rPr>
                  </w:rPrChange>
                </w:rPr>
                <w:t>经济效益：</w:t>
              </w:r>
            </w:ins>
          </w:p>
          <w:p w14:paraId="09F80522" w14:textId="77777777" w:rsidR="00D04BAC" w:rsidRPr="00D04BAC" w:rsidRDefault="00DC777A">
            <w:pPr>
              <w:spacing w:line="360" w:lineRule="auto"/>
              <w:ind w:firstLine="1"/>
              <w:jc w:val="left"/>
              <w:rPr>
                <w:ins w:id="513" w:author="WangDaWei 王大伟 [LNX5] [华北航线中心]" w:date="2023-11-30T17:55:00Z"/>
                <w:rFonts w:asciiTheme="minorEastAsia" w:hAnsiTheme="minorEastAsia"/>
                <w:sz w:val="24"/>
                <w:szCs w:val="24"/>
                <w:rPrChange w:id="514" w:author="WangDaWei 王大伟 [LNX5] [华北航线中心]" w:date="2023-11-30T17:55:00Z">
                  <w:rPr>
                    <w:ins w:id="515" w:author="WangDaWei 王大伟 [LNX5] [华北航线中心]" w:date="2023-11-30T17:55:00Z"/>
                    <w:sz w:val="24"/>
                  </w:rPr>
                </w:rPrChange>
              </w:rPr>
            </w:pPr>
            <w:ins w:id="516" w:author="WangDaWei 王大伟 [LNX5] [华北航线中心]" w:date="2023-11-30T17:55:00Z">
              <w:r>
                <w:rPr>
                  <w:rFonts w:asciiTheme="minorEastAsia" w:hAnsiTheme="minorEastAsia"/>
                  <w:sz w:val="24"/>
                  <w:szCs w:val="24"/>
                  <w:rPrChange w:id="517" w:author="WangDaWei 王大伟 [LNX5] [华北航线中心]" w:date="2023-11-30T17:55:00Z">
                    <w:rPr>
                      <w:sz w:val="24"/>
                    </w:rPr>
                  </w:rPrChange>
                </w:rPr>
                <w:t xml:space="preserve">1. </w:t>
              </w:r>
              <w:r>
                <w:rPr>
                  <w:rFonts w:asciiTheme="minorEastAsia" w:hAnsiTheme="minorEastAsia" w:hint="eastAsia"/>
                  <w:sz w:val="24"/>
                  <w:szCs w:val="24"/>
                  <w:rPrChange w:id="518" w:author="WangDaWei 王大伟 [LNX5] [华北航线中心]" w:date="2023-11-30T17:55:00Z">
                    <w:rPr>
                      <w:rFonts w:hint="eastAsia"/>
                      <w:sz w:val="24"/>
                    </w:rPr>
                  </w:rPrChange>
                </w:rPr>
                <w:t>缩短</w:t>
              </w:r>
            </w:ins>
            <w:ins w:id="519" w:author="WangDaWei 王大伟 [LNX5] [华北航线中心]" w:date="2023-11-30T17:59:00Z">
              <w:r>
                <w:rPr>
                  <w:rFonts w:asciiTheme="minorEastAsia" w:hAnsiTheme="minorEastAsia" w:hint="eastAsia"/>
                  <w:sz w:val="24"/>
                  <w:szCs w:val="24"/>
                </w:rPr>
                <w:t>飞机</w:t>
              </w:r>
              <w:proofErr w:type="gramStart"/>
              <w:r>
                <w:rPr>
                  <w:rFonts w:asciiTheme="minorEastAsia" w:hAnsiTheme="minorEastAsia" w:hint="eastAsia"/>
                  <w:sz w:val="24"/>
                  <w:szCs w:val="24"/>
                </w:rPr>
                <w:t>排故</w:t>
              </w:r>
            </w:ins>
            <w:ins w:id="520" w:author="WangDaWei 王大伟 [LNX5] [华北航线中心]" w:date="2023-11-30T17:55:00Z">
              <w:r>
                <w:rPr>
                  <w:rFonts w:asciiTheme="minorEastAsia" w:hAnsiTheme="minorEastAsia" w:hint="eastAsia"/>
                  <w:sz w:val="24"/>
                  <w:szCs w:val="24"/>
                  <w:rPrChange w:id="521" w:author="WangDaWei 王大伟 [LNX5] [华北航线中心]" w:date="2023-11-30T17:55:00Z">
                    <w:rPr>
                      <w:rFonts w:hint="eastAsia"/>
                      <w:sz w:val="24"/>
                    </w:rPr>
                  </w:rPrChange>
                </w:rPr>
                <w:t>停场</w:t>
              </w:r>
              <w:proofErr w:type="gramEnd"/>
              <w:r>
                <w:rPr>
                  <w:rFonts w:asciiTheme="minorEastAsia" w:hAnsiTheme="minorEastAsia" w:hint="eastAsia"/>
                  <w:sz w:val="24"/>
                  <w:szCs w:val="24"/>
                  <w:rPrChange w:id="522" w:author="WangDaWei 王大伟 [LNX5] [华北航线中心]" w:date="2023-11-30T17:55:00Z">
                    <w:rPr>
                      <w:rFonts w:hint="eastAsia"/>
                      <w:sz w:val="24"/>
                    </w:rPr>
                  </w:rPrChange>
                </w:rPr>
                <w:t>时间成本：</w:t>
              </w:r>
              <w:r>
                <w:rPr>
                  <w:rFonts w:asciiTheme="minorEastAsia" w:hAnsiTheme="minorEastAsia" w:hint="eastAsia"/>
                  <w:sz w:val="24"/>
                  <w:szCs w:val="24"/>
                </w:rPr>
                <w:t>运用该项目后</w:t>
              </w:r>
            </w:ins>
            <w:ins w:id="523" w:author="WangDaWei 王大伟 [LNX5] [华北航线中心]" w:date="2023-11-30T17:56:00Z">
              <w:r>
                <w:rPr>
                  <w:rFonts w:asciiTheme="minorEastAsia" w:hAnsiTheme="minorEastAsia" w:hint="eastAsia"/>
                  <w:sz w:val="24"/>
                  <w:szCs w:val="24"/>
                </w:rPr>
                <w:t>，</w:t>
              </w:r>
            </w:ins>
            <w:ins w:id="524" w:author="WangDaWei 王大伟 [LNX5] [华北航线中心]" w:date="2023-11-30T17:59:00Z">
              <w:r>
                <w:rPr>
                  <w:rFonts w:asciiTheme="minorEastAsia" w:hAnsiTheme="minorEastAsia" w:hint="eastAsia"/>
                  <w:sz w:val="24"/>
                  <w:szCs w:val="24"/>
                </w:rPr>
                <w:t>飞机复杂故障排</w:t>
              </w:r>
            </w:ins>
            <w:ins w:id="525" w:author="WangDaWei 王大伟 [LNX5] [华北航线中心]" w:date="2023-11-30T17:56:00Z">
              <w:r>
                <w:rPr>
                  <w:rFonts w:asciiTheme="minorEastAsia" w:hAnsiTheme="minorEastAsia" w:hint="eastAsia"/>
                  <w:sz w:val="24"/>
                  <w:szCs w:val="24"/>
                </w:rPr>
                <w:t>除</w:t>
              </w:r>
            </w:ins>
            <w:ins w:id="526" w:author="WangDaWei 王大伟 [LNX5] [华北航线中心]" w:date="2023-11-30T17:55:00Z">
              <w:r>
                <w:rPr>
                  <w:rFonts w:asciiTheme="minorEastAsia" w:hAnsiTheme="minorEastAsia" w:hint="eastAsia"/>
                  <w:sz w:val="24"/>
                  <w:szCs w:val="24"/>
                  <w:rPrChange w:id="527" w:author="WangDaWei 王大伟 [LNX5] [华北航线中心]" w:date="2023-11-30T17:55:00Z">
                    <w:rPr>
                      <w:rFonts w:hint="eastAsia"/>
                      <w:sz w:val="24"/>
                    </w:rPr>
                  </w:rPrChange>
                </w:rPr>
                <w:t>时间成本可缩短</w:t>
              </w:r>
              <w:r>
                <w:rPr>
                  <w:rFonts w:asciiTheme="minorEastAsia" w:hAnsiTheme="minorEastAsia"/>
                  <w:sz w:val="24"/>
                  <w:szCs w:val="24"/>
                  <w:rPrChange w:id="528" w:author="WangDaWei 王大伟 [LNX5] [华北航线中心]" w:date="2023-11-30T17:55:00Z">
                    <w:rPr>
                      <w:sz w:val="24"/>
                    </w:rPr>
                  </w:rPrChange>
                </w:rPr>
                <w:t>20%-30%</w:t>
              </w:r>
              <w:r>
                <w:rPr>
                  <w:rFonts w:asciiTheme="minorEastAsia" w:hAnsiTheme="minorEastAsia" w:hint="eastAsia"/>
                  <w:sz w:val="24"/>
                  <w:szCs w:val="24"/>
                  <w:rPrChange w:id="529" w:author="WangDaWei 王大伟 [LNX5] [华北航线中心]" w:date="2023-11-30T17:55:00Z">
                    <w:rPr>
                      <w:rFonts w:hint="eastAsia"/>
                      <w:sz w:val="24"/>
                    </w:rPr>
                  </w:rPrChange>
                </w:rPr>
                <w:t>。</w:t>
              </w:r>
            </w:ins>
          </w:p>
          <w:p w14:paraId="0AE995F0" w14:textId="77777777" w:rsidR="00D04BAC" w:rsidRPr="00D04BAC" w:rsidRDefault="00DC777A">
            <w:pPr>
              <w:spacing w:line="360" w:lineRule="auto"/>
              <w:jc w:val="left"/>
              <w:rPr>
                <w:ins w:id="530" w:author="WangDaWei 王大伟 [LNX5] [华北航线中心]" w:date="2023-11-30T17:55:00Z"/>
                <w:rFonts w:asciiTheme="minorEastAsia" w:hAnsiTheme="minorEastAsia"/>
                <w:sz w:val="24"/>
                <w:szCs w:val="24"/>
                <w:rPrChange w:id="531" w:author="WangDaWei 王大伟 [LNX5] [华北航线中心]" w:date="2023-11-30T17:55:00Z">
                  <w:rPr>
                    <w:ins w:id="532" w:author="WangDaWei 王大伟 [LNX5] [华北航线中心]" w:date="2023-11-30T17:55:00Z"/>
                    <w:sz w:val="24"/>
                  </w:rPr>
                </w:rPrChange>
              </w:rPr>
              <w:pPrChange w:id="533" w:author="WangDaWei 王大伟 [LNX5] [华北航线中心]" w:date="2023-11-30T17:55:00Z">
                <w:pPr>
                  <w:spacing w:line="360" w:lineRule="auto"/>
                  <w:ind w:firstLineChars="300" w:firstLine="720"/>
                  <w:jc w:val="left"/>
                </w:pPr>
              </w:pPrChange>
            </w:pPr>
            <w:ins w:id="534" w:author="WangDaWei 王大伟 [LNX5] [华北航线中心]" w:date="2023-11-30T17:55:00Z">
              <w:r>
                <w:rPr>
                  <w:rFonts w:asciiTheme="minorEastAsia" w:hAnsiTheme="minorEastAsia"/>
                  <w:sz w:val="24"/>
                  <w:szCs w:val="24"/>
                  <w:rPrChange w:id="535" w:author="WangDaWei 王大伟 [LNX5] [华北航线中心]" w:date="2023-11-30T17:55:00Z">
                    <w:rPr>
                      <w:sz w:val="24"/>
                    </w:rPr>
                  </w:rPrChange>
                </w:rPr>
                <w:t xml:space="preserve">2. </w:t>
              </w:r>
              <w:r>
                <w:rPr>
                  <w:rFonts w:asciiTheme="minorEastAsia" w:hAnsiTheme="minorEastAsia" w:hint="eastAsia"/>
                  <w:sz w:val="24"/>
                  <w:szCs w:val="24"/>
                  <w:rPrChange w:id="536" w:author="WangDaWei 王大伟 [LNX5] [华北航线中心]" w:date="2023-11-30T17:55:00Z">
                    <w:rPr>
                      <w:rFonts w:hint="eastAsia"/>
                      <w:sz w:val="24"/>
                    </w:rPr>
                  </w:rPrChange>
                </w:rPr>
                <w:t>减少人力工时成本：</w:t>
              </w:r>
            </w:ins>
            <w:ins w:id="537" w:author="WangDaWei 王大伟 [LNX5] [华北航线中心]" w:date="2023-11-30T17:59:00Z">
              <w:r>
                <w:rPr>
                  <w:rFonts w:asciiTheme="minorEastAsia" w:hAnsiTheme="minorEastAsia" w:hint="eastAsia"/>
                  <w:sz w:val="24"/>
                  <w:szCs w:val="24"/>
                </w:rPr>
                <w:t>运用该项目后，飞机复杂故障排除</w:t>
              </w:r>
            </w:ins>
            <w:ins w:id="538" w:author="WangDaWei 王大伟 [LNX5] [华北航线中心]" w:date="2023-11-30T17:57:00Z">
              <w:r>
                <w:rPr>
                  <w:rFonts w:asciiTheme="minorEastAsia" w:hAnsiTheme="minorEastAsia" w:hint="eastAsia"/>
                  <w:sz w:val="24"/>
                  <w:szCs w:val="24"/>
                </w:rPr>
                <w:t>所需</w:t>
              </w:r>
            </w:ins>
            <w:ins w:id="539" w:author="WangDaWei 王大伟 [LNX5] [华北航线中心]" w:date="2023-11-30T17:55:00Z">
              <w:r>
                <w:rPr>
                  <w:rFonts w:asciiTheme="minorEastAsia" w:hAnsiTheme="minorEastAsia" w:hint="eastAsia"/>
                  <w:sz w:val="24"/>
                  <w:szCs w:val="24"/>
                  <w:rPrChange w:id="540" w:author="WangDaWei 王大伟 [LNX5] [华北航线中心]" w:date="2023-11-30T17:55:00Z">
                    <w:rPr>
                      <w:rFonts w:hint="eastAsia"/>
                      <w:sz w:val="24"/>
                    </w:rPr>
                  </w:rPrChange>
                </w:rPr>
                <w:t>人力工时减少</w:t>
              </w:r>
              <w:r>
                <w:rPr>
                  <w:rFonts w:asciiTheme="minorEastAsia" w:hAnsiTheme="minorEastAsia"/>
                  <w:sz w:val="24"/>
                  <w:szCs w:val="24"/>
                  <w:rPrChange w:id="541" w:author="WangDaWei 王大伟 [LNX5] [华北航线中心]" w:date="2023-11-30T17:55:00Z">
                    <w:rPr>
                      <w:sz w:val="24"/>
                    </w:rPr>
                  </w:rPrChange>
                </w:rPr>
                <w:t>20%-30%</w:t>
              </w:r>
              <w:r>
                <w:rPr>
                  <w:rFonts w:asciiTheme="minorEastAsia" w:hAnsiTheme="minorEastAsia" w:hint="eastAsia"/>
                  <w:sz w:val="24"/>
                  <w:szCs w:val="24"/>
                  <w:rPrChange w:id="542" w:author="WangDaWei 王大伟 [LNX5] [华北航线中心]" w:date="2023-11-30T17:55:00Z">
                    <w:rPr>
                      <w:rFonts w:hint="eastAsia"/>
                      <w:sz w:val="24"/>
                    </w:rPr>
                  </w:rPrChange>
                </w:rPr>
                <w:t>。</w:t>
              </w:r>
            </w:ins>
          </w:p>
          <w:p w14:paraId="3E29CE96" w14:textId="77777777" w:rsidR="00D04BAC" w:rsidRDefault="00DC777A">
            <w:pPr>
              <w:pStyle w:val="a3"/>
              <w:ind w:firstLineChars="0" w:firstLine="0"/>
              <w:rPr>
                <w:ins w:id="543" w:author="WangDaWei 王大伟 [LNX5] [华北航线中心]" w:date="2023-11-30T17:49:00Z"/>
              </w:rPr>
            </w:pPr>
            <w:ins w:id="544" w:author="WangDaWei 王大伟 [LNX5] [华北航线中心]" w:date="2023-11-30T17:55:00Z">
              <w:r>
                <w:lastRenderedPageBreak/>
                <w:t xml:space="preserve">3. </w:t>
              </w:r>
              <w:r>
                <w:rPr>
                  <w:rFonts w:hint="eastAsia"/>
                </w:rPr>
                <w:t>节约航材成本：</w:t>
              </w:r>
            </w:ins>
            <w:ins w:id="545" w:author="WangDaWei 王大伟 [LNX5] [华北航线中心]" w:date="2023-11-30T17:59:00Z">
              <w:r>
                <w:rPr>
                  <w:rFonts w:hint="eastAsia"/>
                </w:rPr>
                <w:t>运用该项目后，飞机复杂故障排除</w:t>
              </w:r>
            </w:ins>
            <w:ins w:id="546" w:author="WangDaWei 王大伟 [LNX5] [华北航线中心]" w:date="2023-11-30T17:57:00Z">
              <w:r>
                <w:rPr>
                  <w:rFonts w:hint="eastAsia"/>
                </w:rPr>
                <w:t>所需航材成本减少</w:t>
              </w:r>
            </w:ins>
            <w:ins w:id="547" w:author="WangDaWei 王大伟 [LNX5] [华北航线中心]" w:date="2023-11-30T17:58:00Z">
              <w:r>
                <w:t>30%</w:t>
              </w:r>
              <w:r>
                <w:rPr>
                  <w:rFonts w:hint="eastAsia"/>
                </w:rPr>
                <w:t>。</w:t>
              </w:r>
            </w:ins>
          </w:p>
          <w:p w14:paraId="64E72562" w14:textId="77777777" w:rsidR="00D04BAC" w:rsidRDefault="00DC777A">
            <w:pPr>
              <w:pStyle w:val="a3"/>
              <w:widowControl/>
              <w:spacing w:line="360" w:lineRule="auto"/>
              <w:ind w:firstLineChars="0" w:firstLine="0"/>
              <w:rPr>
                <w:ins w:id="548" w:author="WangDaWei 王大伟 [LNX5] [华北航线中心]" w:date="2023-11-30T18:00:00Z"/>
              </w:rPr>
              <w:pPrChange w:id="549" w:author="魏来红" w:date="2024-06-13T14:15:00Z">
                <w:pPr>
                  <w:widowControl/>
                  <w:spacing w:line="360" w:lineRule="auto"/>
                  <w:ind w:firstLineChars="200" w:firstLine="420"/>
                  <w:jc w:val="left"/>
                </w:pPr>
              </w:pPrChange>
            </w:pPr>
            <w:ins w:id="550" w:author="WangDaWei 王大伟 [LNX5] [华北航线中心]" w:date="2023-11-30T17:49:00Z">
              <w:r>
                <w:rPr>
                  <w:rFonts w:hint="eastAsia"/>
                </w:rPr>
                <w:t>社会价值：</w:t>
              </w:r>
            </w:ins>
          </w:p>
          <w:p w14:paraId="12921917" w14:textId="1B8A1D40" w:rsidR="00D04BAC" w:rsidRDefault="00DC777A">
            <w:pPr>
              <w:pStyle w:val="a3"/>
              <w:widowControl/>
              <w:spacing w:line="360" w:lineRule="auto"/>
              <w:rPr>
                <w:del w:id="551" w:author="WangDaWei 王大伟 [LNX5] [华北航线中心]" w:date="2023-11-30T17:55:00Z"/>
              </w:rPr>
              <w:pPrChange w:id="552" w:author="WangDaWei 王大伟 [LNX5] [华北航线中心]" w:date="2024-05-08T13:32:00Z">
                <w:pPr>
                  <w:widowControl/>
                  <w:spacing w:line="360" w:lineRule="auto"/>
                  <w:ind w:firstLineChars="200" w:firstLine="420"/>
                  <w:jc w:val="left"/>
                </w:pPr>
              </w:pPrChange>
            </w:pPr>
            <w:ins w:id="553" w:author="WangDaWei 王大伟 [LNX5] [华北航线中心]" w:date="2023-11-30T18:00:00Z">
              <w:r>
                <w:rPr>
                  <w:rFonts w:hint="eastAsia"/>
                </w:rPr>
                <w:t>该系统将应用到更多的民航乃至其他行业的维修工作，应用范围广泛，应用前景非常可观</w:t>
              </w:r>
            </w:ins>
            <w:ins w:id="554" w:author="WangDaWei 王大伟 [LNX5] [华北航线中心]" w:date="2023-11-30T18:01:00Z">
              <w:r>
                <w:rPr>
                  <w:rFonts w:hint="eastAsia"/>
                </w:rPr>
                <w:t>，</w:t>
              </w:r>
            </w:ins>
            <w:ins w:id="555" w:author="WangDaWei 王大伟 [LNX5] [华北航线中心]" w:date="2023-11-30T17:49:00Z">
              <w:r>
                <w:rPr>
                  <w:rFonts w:hint="eastAsia"/>
                </w:rPr>
                <w:t>对技术进步、行业发展、企业品牌价值、大众获得感方面</w:t>
              </w:r>
            </w:ins>
            <w:r>
              <w:rPr>
                <w:rFonts w:hint="eastAsia"/>
              </w:rPr>
              <w:t>等</w:t>
            </w:r>
            <w:ins w:id="556" w:author="WangDaWei 王大伟 [LNX5] [华北航线中心]" w:date="2023-11-30T17:49:00Z">
              <w:r>
                <w:rPr>
                  <w:rFonts w:hint="eastAsia"/>
                </w:rPr>
                <w:t>不可量化的效益。</w:t>
              </w:r>
            </w:ins>
            <w:ins w:id="557" w:author="魏来红" w:date="2024-06-13T13:57:00Z">
              <w:r w:rsidR="00A13BF3" w:rsidRPr="00A13BF3">
                <w:rPr>
                  <w:rFonts w:hint="eastAsia"/>
                </w:rPr>
                <w:t>飞机故障诊断辅助系统技术的应用，可用于人员培训，有助于减少培训人力、时间投入，缩短被</w:t>
              </w:r>
              <w:proofErr w:type="gramStart"/>
              <w:r w:rsidR="00A13BF3" w:rsidRPr="00A13BF3">
                <w:rPr>
                  <w:rFonts w:hint="eastAsia"/>
                </w:rPr>
                <w:t>训人员</w:t>
              </w:r>
              <w:proofErr w:type="gramEnd"/>
              <w:r w:rsidR="00A13BF3" w:rsidRPr="00A13BF3">
                <w:rPr>
                  <w:rFonts w:hint="eastAsia"/>
                </w:rPr>
                <w:t>适岗时间，提升被</w:t>
              </w:r>
              <w:proofErr w:type="gramStart"/>
              <w:r w:rsidR="00A13BF3" w:rsidRPr="00A13BF3">
                <w:rPr>
                  <w:rFonts w:hint="eastAsia"/>
                </w:rPr>
                <w:t>训人员</w:t>
              </w:r>
              <w:proofErr w:type="gramEnd"/>
              <w:r w:rsidR="00A13BF3" w:rsidRPr="00A13BF3">
                <w:rPr>
                  <w:rFonts w:hint="eastAsia"/>
                </w:rPr>
                <w:t>业务能力，以及项目延伸性推广应用。</w:t>
              </w:r>
            </w:ins>
            <w:commentRangeStart w:id="558"/>
            <w:del w:id="559" w:author="WangDaWei 王大伟 [LNX5] [华北航线中心]" w:date="2023-11-30T17:55:00Z">
              <w:r>
                <w:rPr>
                  <w:rFonts w:hint="eastAsia"/>
                </w:rPr>
                <w:delText>目前，国航飞机数量众多，随着机龄的增长和运行时间的增加，飞机故障数量也随之增大，急需建立更方便、更快捷、更易用的故障处置方案，更好的保障飞行安全和经济效益。</w:delText>
              </w:r>
            </w:del>
          </w:p>
          <w:p w14:paraId="09D93DD5" w14:textId="77777777" w:rsidR="00D04BAC" w:rsidRDefault="00DC777A">
            <w:pPr>
              <w:pStyle w:val="a3"/>
              <w:widowControl/>
              <w:spacing w:line="360" w:lineRule="auto"/>
              <w:rPr>
                <w:del w:id="560" w:author="WangDaWei 王大伟 [LNX5] [华北航线中心]" w:date="2023-11-30T17:55:00Z"/>
              </w:rPr>
              <w:pPrChange w:id="561" w:author="WangDaWei 王大伟 [LNX5] [华北航线中心]" w:date="2024-05-08T13:32:00Z">
                <w:pPr>
                  <w:widowControl/>
                  <w:spacing w:line="360" w:lineRule="auto"/>
                  <w:jc w:val="left"/>
                </w:pPr>
              </w:pPrChange>
            </w:pPr>
            <w:del w:id="562" w:author="WangDaWei 王大伟 [LNX5] [华北航线中心]" w:date="2023-11-30T17:55:00Z">
              <w:r>
                <w:rPr>
                  <w:rFonts w:hint="eastAsia"/>
                </w:rPr>
                <w:delText xml:space="preserve">    智能数字化飞机故障诊断辅助系统，通过故障现象收集标准化、飞机故障判断精准化、飞行系统数据据集成化、更换件接近3D模型可视化，使飞机故障处置更加高效。</w:delText>
              </w:r>
            </w:del>
          </w:p>
          <w:p w14:paraId="6E25C9E0" w14:textId="77777777" w:rsidR="00D04BAC" w:rsidRDefault="00DC777A">
            <w:pPr>
              <w:pStyle w:val="a3"/>
              <w:widowControl/>
              <w:spacing w:line="360" w:lineRule="auto"/>
              <w:rPr>
                <w:del w:id="563" w:author="WangDaWei 王大伟 [LNX5] [华北航线中心]" w:date="2023-11-30T17:55:00Z"/>
              </w:rPr>
              <w:pPrChange w:id="564" w:author="WangDaWei 王大伟 [LNX5] [华北航线中心]" w:date="2024-05-08T13:32:00Z">
                <w:pPr>
                  <w:widowControl/>
                  <w:spacing w:line="360" w:lineRule="auto"/>
                  <w:jc w:val="left"/>
                </w:pPr>
              </w:pPrChange>
            </w:pPr>
            <w:del w:id="565" w:author="WangDaWei 王大伟 [LNX5] [华北航线中心]" w:date="2023-11-30T17:55:00Z">
              <w:r>
                <w:rPr>
                  <w:rFonts w:hint="eastAsia"/>
                </w:rPr>
                <w:delText xml:space="preserve">   通过机器学习和AI人工智能技术，将知识库中数据分类，更方便查找和索引。借鉴GPT机器人模拟程序，生成条件输入和输出的对话系统，利用虚拟3D建模软件，将AMM,IPC,ASM手册中部件和线路与实际飞机部件可视化呈现。</w:delText>
              </w:r>
              <w:commentRangeEnd w:id="558"/>
              <w:r>
                <w:rPr>
                  <w:rStyle w:val="ae"/>
                </w:rPr>
                <w:commentReference w:id="558"/>
              </w:r>
            </w:del>
          </w:p>
          <w:p w14:paraId="3ADD51F2" w14:textId="77777777" w:rsidR="00D04BAC" w:rsidRDefault="00DC777A">
            <w:pPr>
              <w:pStyle w:val="a3"/>
              <w:widowControl/>
              <w:spacing w:line="360" w:lineRule="auto"/>
              <w:pPrChange w:id="566" w:author="WangDaWei 王大伟 [LNX5] [华北航线中心]" w:date="2024-05-08T13:32:00Z">
                <w:pPr>
                  <w:widowControl/>
                  <w:spacing w:line="360" w:lineRule="auto"/>
                  <w:jc w:val="left"/>
                </w:pPr>
              </w:pPrChange>
            </w:pPr>
            <w:del w:id="567" w:author="WangDaWei 王大伟 [LNX5] [华北航线中心]" w:date="2023-11-30T17:55:00Z">
              <w:r>
                <w:rPr>
                  <w:rFonts w:hint="eastAsia"/>
                </w:rPr>
                <w:delText xml:space="preserve">  智能数字化飞机故障诊断辅助系统的应用不断完善，该系统将应用到更多的民航乃至其他行业的维修工作，应用范围广泛，应用前景非常可观。</w:delText>
              </w:r>
            </w:del>
          </w:p>
        </w:tc>
      </w:tr>
    </w:tbl>
    <w:p w14:paraId="52B2B658" w14:textId="77777777" w:rsidR="00D04BAC" w:rsidRDefault="00D04BAC">
      <w:pPr>
        <w:widowControl/>
        <w:jc w:val="left"/>
        <w:rPr>
          <w:ins w:id="568" w:author="WangDaWei 王大伟 [LNX5] [华北航线中心]" w:date="2024-05-08T13:34:00Z"/>
          <w:rFonts w:ascii="黑体" w:eastAsia="黑体" w:hAnsi="黑体"/>
          <w:sz w:val="32"/>
        </w:rPr>
      </w:pPr>
    </w:p>
    <w:p w14:paraId="2D0A2D6E" w14:textId="77777777" w:rsidR="00D04BAC" w:rsidRDefault="00DC777A">
      <w:pPr>
        <w:widowControl/>
        <w:jc w:val="left"/>
        <w:rPr>
          <w:rFonts w:asciiTheme="minorEastAsia" w:hAnsiTheme="minorEastAsia"/>
          <w:sz w:val="22"/>
        </w:rPr>
      </w:pPr>
      <w:r>
        <w:rPr>
          <w:rFonts w:ascii="黑体" w:eastAsia="黑体" w:hAnsi="黑体" w:hint="eastAsia"/>
          <w:sz w:val="32"/>
        </w:rPr>
        <w:t xml:space="preserve">七、项目研发团队 </w:t>
      </w:r>
      <w:r>
        <w:rPr>
          <w:rFonts w:asciiTheme="majorEastAsia" w:eastAsiaTheme="majorEastAsia" w:hAnsiTheme="majorEastAsia" w:hint="eastAsia"/>
          <w:sz w:val="22"/>
        </w:rPr>
        <w:t>（参与排序前三类人员数量不得增加）</w:t>
      </w:r>
    </w:p>
    <w:tbl>
      <w:tblPr>
        <w:tblStyle w:val="ad"/>
        <w:tblW w:w="8642" w:type="dxa"/>
        <w:tblLook w:val="04A0" w:firstRow="1" w:lastRow="0" w:firstColumn="1" w:lastColumn="0" w:noHBand="0" w:noVBand="1"/>
      </w:tblPr>
      <w:tblGrid>
        <w:gridCol w:w="1609"/>
        <w:gridCol w:w="1351"/>
        <w:gridCol w:w="2136"/>
        <w:gridCol w:w="1789"/>
        <w:gridCol w:w="1757"/>
      </w:tblGrid>
      <w:tr w:rsidR="00D04BAC" w14:paraId="03C8670C" w14:textId="77777777">
        <w:trPr>
          <w:trHeight w:val="536"/>
        </w:trPr>
        <w:tc>
          <w:tcPr>
            <w:tcW w:w="1609" w:type="dxa"/>
            <w:vAlign w:val="center"/>
          </w:tcPr>
          <w:p w14:paraId="7A7D982B" w14:textId="77777777" w:rsidR="00D04BAC" w:rsidRDefault="00DC777A">
            <w:pPr>
              <w:widowControl/>
              <w:jc w:val="center"/>
              <w:rPr>
                <w:rFonts w:ascii="黑体" w:eastAsia="黑体" w:hAnsi="黑体"/>
                <w:sz w:val="24"/>
              </w:rPr>
            </w:pPr>
            <w:r>
              <w:rPr>
                <w:rFonts w:ascii="黑体" w:eastAsia="黑体" w:hAnsi="黑体" w:hint="eastAsia"/>
                <w:sz w:val="24"/>
              </w:rPr>
              <w:t>参与排序</w:t>
            </w:r>
          </w:p>
        </w:tc>
        <w:tc>
          <w:tcPr>
            <w:tcW w:w="1351" w:type="dxa"/>
            <w:vAlign w:val="center"/>
          </w:tcPr>
          <w:p w14:paraId="3F43A734" w14:textId="77777777" w:rsidR="00D04BAC" w:rsidRDefault="00DC777A">
            <w:pPr>
              <w:widowControl/>
              <w:jc w:val="center"/>
              <w:rPr>
                <w:rFonts w:ascii="黑体" w:eastAsia="黑体" w:hAnsi="黑体"/>
                <w:sz w:val="24"/>
              </w:rPr>
            </w:pPr>
            <w:r>
              <w:rPr>
                <w:rFonts w:ascii="黑体" w:eastAsia="黑体" w:hAnsi="黑体" w:hint="eastAsia"/>
                <w:sz w:val="24"/>
              </w:rPr>
              <w:t>姓名</w:t>
            </w:r>
          </w:p>
        </w:tc>
        <w:tc>
          <w:tcPr>
            <w:tcW w:w="2136" w:type="dxa"/>
            <w:vAlign w:val="center"/>
          </w:tcPr>
          <w:p w14:paraId="217239DA" w14:textId="77777777" w:rsidR="00D04BAC" w:rsidRDefault="00DC777A">
            <w:pPr>
              <w:widowControl/>
              <w:jc w:val="center"/>
              <w:rPr>
                <w:rFonts w:ascii="黑体" w:eastAsia="黑体" w:hAnsi="黑体"/>
                <w:sz w:val="24"/>
              </w:rPr>
            </w:pPr>
            <w:r>
              <w:rPr>
                <w:rFonts w:ascii="黑体" w:eastAsia="黑体" w:hAnsi="黑体" w:hint="eastAsia"/>
                <w:sz w:val="24"/>
              </w:rPr>
              <w:t>职工编号</w:t>
            </w:r>
            <w:r>
              <w:rPr>
                <w:rFonts w:ascii="黑体" w:eastAsia="黑体" w:hAnsi="黑体" w:hint="eastAsia"/>
                <w:sz w:val="22"/>
              </w:rPr>
              <w:t>（八位）</w:t>
            </w:r>
          </w:p>
        </w:tc>
        <w:tc>
          <w:tcPr>
            <w:tcW w:w="1789" w:type="dxa"/>
            <w:vAlign w:val="center"/>
          </w:tcPr>
          <w:p w14:paraId="3622305F" w14:textId="77777777" w:rsidR="00D04BAC" w:rsidRDefault="00DC777A">
            <w:pPr>
              <w:widowControl/>
              <w:jc w:val="center"/>
              <w:rPr>
                <w:rFonts w:ascii="黑体" w:eastAsia="黑体" w:hAnsi="黑体"/>
                <w:sz w:val="24"/>
              </w:rPr>
            </w:pPr>
            <w:r>
              <w:rPr>
                <w:rFonts w:ascii="黑体" w:eastAsia="黑体" w:hAnsi="黑体" w:hint="eastAsia"/>
                <w:sz w:val="24"/>
              </w:rPr>
              <w:t>部门代码</w:t>
            </w:r>
            <w:r>
              <w:rPr>
                <w:rFonts w:ascii="黑体" w:eastAsia="黑体" w:hAnsi="黑体" w:hint="eastAsia"/>
                <w:sz w:val="22"/>
              </w:rPr>
              <w:t>（二级机构）</w:t>
            </w:r>
          </w:p>
        </w:tc>
        <w:tc>
          <w:tcPr>
            <w:tcW w:w="1757" w:type="dxa"/>
            <w:vAlign w:val="center"/>
          </w:tcPr>
          <w:p w14:paraId="58A66DA0" w14:textId="77777777" w:rsidR="00D04BAC" w:rsidRDefault="00DC777A">
            <w:pPr>
              <w:widowControl/>
              <w:jc w:val="center"/>
              <w:rPr>
                <w:rFonts w:ascii="黑体" w:eastAsia="黑体" w:hAnsi="黑体"/>
                <w:sz w:val="24"/>
              </w:rPr>
            </w:pPr>
            <w:r>
              <w:rPr>
                <w:rFonts w:ascii="黑体" w:eastAsia="黑体" w:hAnsi="黑体" w:hint="eastAsia"/>
                <w:sz w:val="24"/>
              </w:rPr>
              <w:t>承担角色</w:t>
            </w:r>
          </w:p>
        </w:tc>
      </w:tr>
      <w:tr w:rsidR="00D04BAC" w14:paraId="57DA102A" w14:textId="77777777">
        <w:trPr>
          <w:trHeight w:val="513"/>
        </w:trPr>
        <w:tc>
          <w:tcPr>
            <w:tcW w:w="1609" w:type="dxa"/>
            <w:vAlign w:val="center"/>
          </w:tcPr>
          <w:p w14:paraId="3A25FB9F" w14:textId="77777777" w:rsidR="00D04BAC" w:rsidRDefault="00DC777A">
            <w:pPr>
              <w:widowControl/>
              <w:jc w:val="center"/>
              <w:rPr>
                <w:rFonts w:asciiTheme="minorEastAsia" w:hAnsiTheme="minorEastAsia"/>
                <w:sz w:val="24"/>
              </w:rPr>
            </w:pPr>
            <w:r>
              <w:rPr>
                <w:rFonts w:asciiTheme="minorEastAsia" w:hAnsiTheme="minorEastAsia" w:hint="eastAsia"/>
                <w:sz w:val="24"/>
              </w:rPr>
              <w:t>项目负责人</w:t>
            </w:r>
          </w:p>
        </w:tc>
        <w:tc>
          <w:tcPr>
            <w:tcW w:w="1351" w:type="dxa"/>
            <w:vAlign w:val="center"/>
          </w:tcPr>
          <w:p w14:paraId="5E32C872" w14:textId="77777777" w:rsidR="00D04BAC" w:rsidRDefault="00DC777A">
            <w:pPr>
              <w:widowControl/>
              <w:jc w:val="center"/>
              <w:rPr>
                <w:rFonts w:asciiTheme="minorEastAsia" w:hAnsiTheme="minorEastAsia"/>
                <w:sz w:val="24"/>
              </w:rPr>
            </w:pPr>
            <w:r>
              <w:rPr>
                <w:rFonts w:asciiTheme="minorEastAsia" w:hAnsiTheme="minorEastAsia" w:hint="eastAsia"/>
                <w:sz w:val="24"/>
              </w:rPr>
              <w:t>张弛</w:t>
            </w:r>
          </w:p>
        </w:tc>
        <w:tc>
          <w:tcPr>
            <w:tcW w:w="2136" w:type="dxa"/>
            <w:vAlign w:val="center"/>
          </w:tcPr>
          <w:p w14:paraId="5D409468" w14:textId="77777777" w:rsidR="00D04BAC" w:rsidRDefault="00DC777A">
            <w:pPr>
              <w:widowControl/>
              <w:jc w:val="center"/>
              <w:rPr>
                <w:rFonts w:asciiTheme="minorEastAsia" w:hAnsiTheme="minorEastAsia"/>
                <w:sz w:val="24"/>
              </w:rPr>
            </w:pPr>
            <w:r>
              <w:rPr>
                <w:rFonts w:asciiTheme="minorEastAsia" w:hAnsiTheme="minorEastAsia" w:hint="eastAsia"/>
                <w:sz w:val="24"/>
              </w:rPr>
              <w:t>00</w:t>
            </w:r>
            <w:r>
              <w:rPr>
                <w:rFonts w:asciiTheme="minorEastAsia" w:hAnsiTheme="minorEastAsia"/>
                <w:sz w:val="24"/>
              </w:rPr>
              <w:t>339615</w:t>
            </w:r>
          </w:p>
        </w:tc>
        <w:tc>
          <w:tcPr>
            <w:tcW w:w="1789" w:type="dxa"/>
            <w:vAlign w:val="center"/>
          </w:tcPr>
          <w:p w14:paraId="118A2F34" w14:textId="77777777" w:rsidR="00D04BAC" w:rsidRDefault="00DC777A">
            <w:pPr>
              <w:widowControl/>
              <w:jc w:val="center"/>
              <w:rPr>
                <w:rFonts w:asciiTheme="minorEastAsia" w:hAnsiTheme="minorEastAsia"/>
                <w:sz w:val="24"/>
              </w:rPr>
            </w:pPr>
            <w:r>
              <w:rPr>
                <w:rFonts w:asciiTheme="minorEastAsia" w:hAnsiTheme="minorEastAsia" w:hint="eastAsia"/>
                <w:sz w:val="24"/>
              </w:rPr>
              <w:t>LN</w:t>
            </w:r>
          </w:p>
        </w:tc>
        <w:sdt>
          <w:sdtPr>
            <w:rPr>
              <w:rFonts w:asciiTheme="minorEastAsia" w:hAnsiTheme="minorEastAsia" w:hint="eastAsia"/>
              <w:sz w:val="24"/>
            </w:rPr>
            <w:id w:val="980583587"/>
            <w:placeholder>
              <w:docPart w:val="D7F285BB94EA4FB3B5B7BE3D6072F870"/>
            </w:placeholder>
            <w:dropDownList>
              <w:listItem w:value="选择一项。"/>
              <w:listItem w:displayText="研究人员" w:value="研究人员"/>
              <w:listItem w:displayText="技术人员" w:value="技术人员"/>
              <w:listItem w:displayText="辅助人员" w:value="辅助人员"/>
            </w:dropDownList>
          </w:sdtPr>
          <w:sdtContent>
            <w:tc>
              <w:tcPr>
                <w:tcW w:w="1757" w:type="dxa"/>
                <w:vAlign w:val="center"/>
              </w:tcPr>
              <w:p w14:paraId="7D41940F" w14:textId="77777777" w:rsidR="00D04BAC" w:rsidRDefault="00DC777A">
                <w:pPr>
                  <w:widowControl/>
                  <w:jc w:val="center"/>
                  <w:rPr>
                    <w:rFonts w:asciiTheme="minorEastAsia" w:hAnsiTheme="minorEastAsia"/>
                    <w:sz w:val="24"/>
                  </w:rPr>
                </w:pPr>
                <w:r>
                  <w:rPr>
                    <w:rFonts w:asciiTheme="minorEastAsia" w:hAnsiTheme="minorEastAsia" w:hint="eastAsia"/>
                    <w:sz w:val="24"/>
                  </w:rPr>
                  <w:t>研究人员</w:t>
                </w:r>
              </w:p>
            </w:tc>
          </w:sdtContent>
        </w:sdt>
      </w:tr>
      <w:tr w:rsidR="00D04BAC" w14:paraId="382DF32A" w14:textId="77777777">
        <w:trPr>
          <w:trHeight w:val="536"/>
        </w:trPr>
        <w:tc>
          <w:tcPr>
            <w:tcW w:w="1609" w:type="dxa"/>
            <w:vAlign w:val="center"/>
          </w:tcPr>
          <w:p w14:paraId="63AAF9E4" w14:textId="77777777" w:rsidR="00D04BAC" w:rsidRDefault="00DC777A">
            <w:pPr>
              <w:widowControl/>
              <w:jc w:val="center"/>
              <w:rPr>
                <w:rFonts w:asciiTheme="minorEastAsia" w:hAnsiTheme="minorEastAsia"/>
                <w:sz w:val="24"/>
              </w:rPr>
            </w:pPr>
            <w:r>
              <w:rPr>
                <w:rFonts w:asciiTheme="minorEastAsia" w:hAnsiTheme="minorEastAsia" w:hint="eastAsia"/>
                <w:sz w:val="24"/>
              </w:rPr>
              <w:t>核心人员</w:t>
            </w:r>
          </w:p>
        </w:tc>
        <w:tc>
          <w:tcPr>
            <w:tcW w:w="1351" w:type="dxa"/>
            <w:vAlign w:val="center"/>
          </w:tcPr>
          <w:p w14:paraId="3141897A" w14:textId="77777777" w:rsidR="00D04BAC" w:rsidRDefault="00DC777A">
            <w:pPr>
              <w:widowControl/>
              <w:jc w:val="center"/>
              <w:rPr>
                <w:rFonts w:asciiTheme="minorEastAsia" w:hAnsiTheme="minorEastAsia"/>
                <w:sz w:val="24"/>
              </w:rPr>
            </w:pPr>
            <w:r>
              <w:rPr>
                <w:rFonts w:asciiTheme="minorEastAsia" w:hAnsiTheme="minorEastAsia" w:hint="eastAsia"/>
                <w:sz w:val="24"/>
              </w:rPr>
              <w:t>王大伟</w:t>
            </w:r>
          </w:p>
        </w:tc>
        <w:tc>
          <w:tcPr>
            <w:tcW w:w="2136" w:type="dxa"/>
            <w:vAlign w:val="center"/>
          </w:tcPr>
          <w:p w14:paraId="3A43EB81" w14:textId="77777777" w:rsidR="00D04BAC" w:rsidRDefault="00DC777A">
            <w:pPr>
              <w:widowControl/>
              <w:jc w:val="center"/>
              <w:rPr>
                <w:rFonts w:asciiTheme="minorEastAsia" w:hAnsiTheme="minorEastAsia"/>
                <w:sz w:val="24"/>
              </w:rPr>
            </w:pPr>
            <w:r>
              <w:rPr>
                <w:rFonts w:asciiTheme="minorEastAsia" w:hAnsiTheme="minorEastAsia" w:hint="eastAsia"/>
                <w:sz w:val="24"/>
              </w:rPr>
              <w:t>000</w:t>
            </w:r>
            <w:r>
              <w:rPr>
                <w:rFonts w:asciiTheme="minorEastAsia" w:hAnsiTheme="minorEastAsia"/>
                <w:sz w:val="24"/>
              </w:rPr>
              <w:t>96653</w:t>
            </w:r>
          </w:p>
        </w:tc>
        <w:tc>
          <w:tcPr>
            <w:tcW w:w="1789" w:type="dxa"/>
            <w:vAlign w:val="center"/>
          </w:tcPr>
          <w:p w14:paraId="5AAE9A10" w14:textId="77777777" w:rsidR="00D04BAC" w:rsidRDefault="00DC777A">
            <w:pPr>
              <w:widowControl/>
              <w:jc w:val="center"/>
              <w:rPr>
                <w:rFonts w:asciiTheme="minorEastAsia" w:hAnsiTheme="minorEastAsia"/>
                <w:sz w:val="24"/>
              </w:rPr>
            </w:pPr>
            <w:r>
              <w:rPr>
                <w:rFonts w:asciiTheme="minorEastAsia" w:hAnsiTheme="minorEastAsia" w:hint="eastAsia"/>
                <w:sz w:val="24"/>
              </w:rPr>
              <w:t>LNX</w:t>
            </w:r>
          </w:p>
        </w:tc>
        <w:sdt>
          <w:sdtPr>
            <w:rPr>
              <w:rFonts w:asciiTheme="minorEastAsia" w:hAnsiTheme="minorEastAsia" w:hint="eastAsia"/>
              <w:sz w:val="24"/>
            </w:rPr>
            <w:id w:val="-926957339"/>
            <w:placeholder>
              <w:docPart w:val="7410EA25DA874FACB0472D340F8454D0"/>
            </w:placeholder>
            <w:dropDownList>
              <w:listItem w:value="选择一项。"/>
              <w:listItem w:displayText="研究人员" w:value="研究人员"/>
              <w:listItem w:displayText="技术人员" w:value="技术人员"/>
              <w:listItem w:displayText="辅助人员" w:value="辅助人员"/>
            </w:dropDownList>
          </w:sdtPr>
          <w:sdtContent>
            <w:tc>
              <w:tcPr>
                <w:tcW w:w="1757" w:type="dxa"/>
                <w:vAlign w:val="center"/>
              </w:tcPr>
              <w:p w14:paraId="77594EB8" w14:textId="77777777" w:rsidR="00D04BAC" w:rsidRDefault="00DC777A">
                <w:pPr>
                  <w:widowControl/>
                  <w:jc w:val="center"/>
                  <w:rPr>
                    <w:rFonts w:asciiTheme="minorEastAsia" w:hAnsiTheme="minorEastAsia"/>
                    <w:sz w:val="24"/>
                  </w:rPr>
                </w:pPr>
                <w:r>
                  <w:rPr>
                    <w:rFonts w:asciiTheme="minorEastAsia" w:hAnsiTheme="minorEastAsia" w:hint="eastAsia"/>
                    <w:sz w:val="24"/>
                  </w:rPr>
                  <w:t>研究人员</w:t>
                </w:r>
              </w:p>
            </w:tc>
          </w:sdtContent>
        </w:sdt>
      </w:tr>
      <w:tr w:rsidR="00D04BAC" w14:paraId="11A26516" w14:textId="77777777">
        <w:trPr>
          <w:trHeight w:val="536"/>
        </w:trPr>
        <w:tc>
          <w:tcPr>
            <w:tcW w:w="1609" w:type="dxa"/>
            <w:vAlign w:val="center"/>
          </w:tcPr>
          <w:p w14:paraId="55D651B9" w14:textId="77777777" w:rsidR="00D04BAC" w:rsidRDefault="00DC777A">
            <w:pPr>
              <w:widowControl/>
              <w:jc w:val="center"/>
              <w:rPr>
                <w:rFonts w:asciiTheme="minorEastAsia" w:hAnsiTheme="minorEastAsia"/>
                <w:sz w:val="24"/>
              </w:rPr>
            </w:pPr>
            <w:r>
              <w:rPr>
                <w:rFonts w:asciiTheme="minorEastAsia" w:hAnsiTheme="minorEastAsia" w:hint="eastAsia"/>
                <w:sz w:val="24"/>
              </w:rPr>
              <w:t>核心人员</w:t>
            </w:r>
          </w:p>
        </w:tc>
        <w:tc>
          <w:tcPr>
            <w:tcW w:w="1351" w:type="dxa"/>
            <w:vAlign w:val="center"/>
          </w:tcPr>
          <w:p w14:paraId="1A09FA47" w14:textId="77777777" w:rsidR="00D04BAC" w:rsidRDefault="00DC777A">
            <w:pPr>
              <w:widowControl/>
              <w:jc w:val="center"/>
              <w:rPr>
                <w:rFonts w:asciiTheme="minorEastAsia" w:hAnsiTheme="minorEastAsia"/>
                <w:sz w:val="24"/>
              </w:rPr>
            </w:pPr>
            <w:r>
              <w:rPr>
                <w:rFonts w:asciiTheme="minorEastAsia" w:hAnsiTheme="minorEastAsia" w:hint="eastAsia"/>
                <w:sz w:val="24"/>
              </w:rPr>
              <w:t>郭鹏</w:t>
            </w:r>
          </w:p>
        </w:tc>
        <w:tc>
          <w:tcPr>
            <w:tcW w:w="2136" w:type="dxa"/>
            <w:vAlign w:val="center"/>
          </w:tcPr>
          <w:p w14:paraId="0BD347FE" w14:textId="77777777" w:rsidR="00D04BAC" w:rsidRDefault="00DC777A">
            <w:pPr>
              <w:widowControl/>
              <w:jc w:val="center"/>
              <w:rPr>
                <w:rFonts w:asciiTheme="minorEastAsia" w:hAnsiTheme="minorEastAsia"/>
                <w:sz w:val="24"/>
              </w:rPr>
            </w:pPr>
            <w:r>
              <w:rPr>
                <w:rFonts w:asciiTheme="minorEastAsia" w:hAnsiTheme="minorEastAsia" w:hint="eastAsia"/>
                <w:sz w:val="24"/>
              </w:rPr>
              <w:t>00057910</w:t>
            </w:r>
          </w:p>
        </w:tc>
        <w:tc>
          <w:tcPr>
            <w:tcW w:w="1789" w:type="dxa"/>
            <w:vAlign w:val="center"/>
          </w:tcPr>
          <w:p w14:paraId="437D98B7" w14:textId="77777777" w:rsidR="00D04BAC" w:rsidRDefault="00DC777A">
            <w:pPr>
              <w:widowControl/>
              <w:jc w:val="center"/>
              <w:rPr>
                <w:rFonts w:asciiTheme="minorEastAsia" w:hAnsiTheme="minorEastAsia"/>
                <w:sz w:val="24"/>
              </w:rPr>
            </w:pPr>
            <w:r>
              <w:rPr>
                <w:rFonts w:asciiTheme="minorEastAsia" w:hAnsiTheme="minorEastAsia" w:hint="eastAsia"/>
                <w:sz w:val="24"/>
              </w:rPr>
              <w:t>LNX</w:t>
            </w:r>
          </w:p>
        </w:tc>
        <w:sdt>
          <w:sdtPr>
            <w:rPr>
              <w:rFonts w:asciiTheme="minorEastAsia" w:hAnsiTheme="minorEastAsia" w:hint="eastAsia"/>
              <w:sz w:val="24"/>
            </w:rPr>
            <w:id w:val="-2037655919"/>
            <w:placeholder>
              <w:docPart w:val="D912082B579147B1848F3C0B0EEE8F30"/>
            </w:placeholder>
            <w:dropDownList>
              <w:listItem w:value="选择一项。"/>
              <w:listItem w:displayText="研究人员" w:value="研究人员"/>
              <w:listItem w:displayText="技术人员" w:value="技术人员"/>
              <w:listItem w:displayText="辅助人员" w:value="辅助人员"/>
            </w:dropDownList>
          </w:sdtPr>
          <w:sdtContent>
            <w:tc>
              <w:tcPr>
                <w:tcW w:w="1757" w:type="dxa"/>
                <w:vAlign w:val="center"/>
              </w:tcPr>
              <w:p w14:paraId="44587C39" w14:textId="77777777" w:rsidR="00D04BAC" w:rsidRDefault="00DC777A">
                <w:pPr>
                  <w:widowControl/>
                  <w:jc w:val="center"/>
                  <w:rPr>
                    <w:rFonts w:asciiTheme="minorEastAsia" w:hAnsiTheme="minorEastAsia"/>
                    <w:sz w:val="24"/>
                  </w:rPr>
                </w:pPr>
                <w:r>
                  <w:rPr>
                    <w:rFonts w:asciiTheme="minorEastAsia" w:hAnsiTheme="minorEastAsia" w:hint="eastAsia"/>
                    <w:sz w:val="24"/>
                  </w:rPr>
                  <w:t>研究人员</w:t>
                </w:r>
              </w:p>
            </w:tc>
          </w:sdtContent>
        </w:sdt>
      </w:tr>
      <w:tr w:rsidR="00D04BAC" w14:paraId="597CAE07" w14:textId="77777777">
        <w:trPr>
          <w:trHeight w:val="536"/>
        </w:trPr>
        <w:tc>
          <w:tcPr>
            <w:tcW w:w="1609" w:type="dxa"/>
            <w:vAlign w:val="center"/>
          </w:tcPr>
          <w:p w14:paraId="1E0CB052" w14:textId="77777777" w:rsidR="00D04BAC" w:rsidRDefault="00DC777A">
            <w:pPr>
              <w:widowControl/>
              <w:jc w:val="center"/>
              <w:rPr>
                <w:rFonts w:asciiTheme="minorEastAsia" w:hAnsiTheme="minorEastAsia"/>
                <w:sz w:val="24"/>
              </w:rPr>
            </w:pPr>
            <w:r>
              <w:rPr>
                <w:rFonts w:asciiTheme="minorEastAsia" w:hAnsiTheme="minorEastAsia" w:hint="eastAsia"/>
                <w:sz w:val="24"/>
              </w:rPr>
              <w:t>主要参与人员</w:t>
            </w:r>
          </w:p>
        </w:tc>
        <w:tc>
          <w:tcPr>
            <w:tcW w:w="1351" w:type="dxa"/>
            <w:vAlign w:val="center"/>
          </w:tcPr>
          <w:p w14:paraId="67D4FD86" w14:textId="77777777" w:rsidR="00D04BAC" w:rsidRDefault="00DC777A">
            <w:pPr>
              <w:widowControl/>
              <w:jc w:val="center"/>
              <w:rPr>
                <w:rFonts w:asciiTheme="minorEastAsia" w:hAnsiTheme="minorEastAsia"/>
                <w:sz w:val="24"/>
              </w:rPr>
            </w:pPr>
            <w:ins w:id="569" w:author="WangDaWei 王大伟 [LNX5] [华北航线中心]" w:date="2024-01-20T16:38:00Z">
              <w:r>
                <w:rPr>
                  <w:rFonts w:asciiTheme="minorEastAsia" w:hAnsiTheme="minorEastAsia" w:hint="eastAsia"/>
                  <w:sz w:val="24"/>
                </w:rPr>
                <w:t>陈瑞</w:t>
              </w:r>
            </w:ins>
            <w:del w:id="570" w:author="WangDaWei 王大伟 [LNX5] [华北航线中心]" w:date="2024-01-20T16:38:00Z">
              <w:r>
                <w:rPr>
                  <w:rFonts w:asciiTheme="minorEastAsia" w:hAnsiTheme="minorEastAsia" w:hint="eastAsia"/>
                  <w:sz w:val="24"/>
                </w:rPr>
                <w:delText>肖学强</w:delText>
              </w:r>
            </w:del>
          </w:p>
        </w:tc>
        <w:tc>
          <w:tcPr>
            <w:tcW w:w="2136" w:type="dxa"/>
            <w:vAlign w:val="center"/>
          </w:tcPr>
          <w:p w14:paraId="710EDF4F" w14:textId="77777777" w:rsidR="00D04BAC" w:rsidRDefault="00DC777A">
            <w:pPr>
              <w:widowControl/>
              <w:jc w:val="center"/>
              <w:rPr>
                <w:rFonts w:asciiTheme="minorEastAsia" w:hAnsiTheme="minorEastAsia"/>
                <w:sz w:val="24"/>
              </w:rPr>
            </w:pPr>
            <w:ins w:id="571" w:author="WangDaWei 王大伟 [LNX5] [华北航线中心]" w:date="2024-03-05T14:49:00Z">
              <w:r>
                <w:rPr>
                  <w:rFonts w:asciiTheme="minorEastAsia" w:hAnsiTheme="minorEastAsia"/>
                  <w:sz w:val="24"/>
                </w:rPr>
                <w:t>00084210</w:t>
              </w:r>
            </w:ins>
            <w:del w:id="572" w:author="WangDaWei 王大伟 [LNX5] [华北航线中心]" w:date="2024-01-20T16:38:00Z">
              <w:r>
                <w:rPr>
                  <w:rFonts w:asciiTheme="minorEastAsia" w:hAnsiTheme="minorEastAsia" w:hint="eastAsia"/>
                  <w:sz w:val="24"/>
                </w:rPr>
                <w:delText>00082933</w:delText>
              </w:r>
            </w:del>
          </w:p>
        </w:tc>
        <w:tc>
          <w:tcPr>
            <w:tcW w:w="1789" w:type="dxa"/>
            <w:vAlign w:val="center"/>
          </w:tcPr>
          <w:p w14:paraId="6299CD89" w14:textId="77777777" w:rsidR="00D04BAC" w:rsidRDefault="00DC777A">
            <w:pPr>
              <w:widowControl/>
              <w:jc w:val="center"/>
              <w:rPr>
                <w:rFonts w:asciiTheme="minorEastAsia" w:hAnsiTheme="minorEastAsia"/>
                <w:sz w:val="24"/>
              </w:rPr>
            </w:pPr>
            <w:ins w:id="573" w:author="WangDaWei 王大伟 [LNX5] [华北航线中心]" w:date="2024-03-05T14:49:00Z">
              <w:r>
                <w:rPr>
                  <w:rFonts w:asciiTheme="minorEastAsia" w:hAnsiTheme="minorEastAsia"/>
                  <w:sz w:val="24"/>
                </w:rPr>
                <w:t>FI</w:t>
              </w:r>
            </w:ins>
            <w:ins w:id="574" w:author="WangDaWei 王大伟 [LNX5] [华北航线中心]" w:date="2024-03-05T14:50:00Z">
              <w:r>
                <w:rPr>
                  <w:rFonts w:asciiTheme="minorEastAsia" w:hAnsiTheme="minorEastAsia"/>
                  <w:sz w:val="24"/>
                </w:rPr>
                <w:t>03</w:t>
              </w:r>
            </w:ins>
            <w:del w:id="575" w:author="WangDaWei 王大伟 [LNX5] [华北航线中心]" w:date="2024-03-05T14:49:00Z">
              <w:r>
                <w:rPr>
                  <w:rFonts w:asciiTheme="minorEastAsia" w:hAnsiTheme="minorEastAsia" w:hint="eastAsia"/>
                  <w:sz w:val="24"/>
                </w:rPr>
                <w:delText>LN</w:delText>
              </w:r>
            </w:del>
            <w:del w:id="576" w:author="WangDaWei 王大伟 [LNX5] [华北航线中心]" w:date="2024-01-20T16:38:00Z">
              <w:r>
                <w:rPr>
                  <w:rFonts w:asciiTheme="minorEastAsia" w:hAnsiTheme="minorEastAsia" w:hint="eastAsia"/>
                  <w:sz w:val="24"/>
                </w:rPr>
                <w:delText>X</w:delText>
              </w:r>
            </w:del>
          </w:p>
        </w:tc>
        <w:sdt>
          <w:sdtPr>
            <w:rPr>
              <w:rFonts w:asciiTheme="minorEastAsia" w:hAnsiTheme="minorEastAsia" w:hint="eastAsia"/>
              <w:sz w:val="24"/>
            </w:rPr>
            <w:id w:val="-293909234"/>
            <w:placeholder>
              <w:docPart w:val="ABC57FBA58434DC3A2C901F3854F2253"/>
            </w:placeholder>
            <w:dropDownList>
              <w:listItem w:value="选择一项。"/>
              <w:listItem w:displayText="研究人员" w:value="研究人员"/>
              <w:listItem w:displayText="技术人员" w:value="技术人员"/>
              <w:listItem w:displayText="辅助人员" w:value="辅助人员"/>
            </w:dropDownList>
          </w:sdtPr>
          <w:sdtContent>
            <w:tc>
              <w:tcPr>
                <w:tcW w:w="1757" w:type="dxa"/>
                <w:vAlign w:val="center"/>
              </w:tcPr>
              <w:p w14:paraId="416EFA14" w14:textId="77777777" w:rsidR="00D04BAC" w:rsidRDefault="00DC777A">
                <w:pPr>
                  <w:widowControl/>
                  <w:jc w:val="center"/>
                  <w:rPr>
                    <w:rFonts w:asciiTheme="minorEastAsia" w:hAnsiTheme="minorEastAsia"/>
                    <w:sz w:val="24"/>
                  </w:rPr>
                </w:pPr>
                <w:r>
                  <w:rPr>
                    <w:rFonts w:asciiTheme="minorEastAsia" w:hAnsiTheme="minorEastAsia" w:hint="eastAsia"/>
                    <w:sz w:val="24"/>
                  </w:rPr>
                  <w:t>技术人员</w:t>
                </w:r>
              </w:p>
            </w:tc>
          </w:sdtContent>
        </w:sdt>
      </w:tr>
      <w:tr w:rsidR="00D04BAC" w14:paraId="5D35F3E8" w14:textId="77777777">
        <w:trPr>
          <w:trHeight w:val="513"/>
        </w:trPr>
        <w:tc>
          <w:tcPr>
            <w:tcW w:w="1609" w:type="dxa"/>
            <w:vAlign w:val="center"/>
          </w:tcPr>
          <w:p w14:paraId="1F2D1770" w14:textId="77777777" w:rsidR="00D04BAC" w:rsidRDefault="00DC777A">
            <w:pPr>
              <w:widowControl/>
              <w:jc w:val="center"/>
              <w:rPr>
                <w:rFonts w:asciiTheme="minorEastAsia" w:hAnsiTheme="minorEastAsia"/>
                <w:sz w:val="24"/>
              </w:rPr>
            </w:pPr>
            <w:r>
              <w:rPr>
                <w:rFonts w:asciiTheme="minorEastAsia" w:hAnsiTheme="minorEastAsia" w:hint="eastAsia"/>
                <w:sz w:val="24"/>
              </w:rPr>
              <w:t>主要参与人员</w:t>
            </w:r>
          </w:p>
        </w:tc>
        <w:tc>
          <w:tcPr>
            <w:tcW w:w="1351" w:type="dxa"/>
            <w:vAlign w:val="center"/>
          </w:tcPr>
          <w:p w14:paraId="1FE8F5D0" w14:textId="77777777" w:rsidR="00D04BAC" w:rsidRDefault="00DC777A">
            <w:pPr>
              <w:widowControl/>
              <w:jc w:val="center"/>
              <w:rPr>
                <w:rFonts w:asciiTheme="minorEastAsia" w:hAnsiTheme="minorEastAsia"/>
                <w:sz w:val="24"/>
              </w:rPr>
            </w:pPr>
            <w:ins w:id="577" w:author="WangDaWei 王大伟 [LNX5] [华北航线中心]" w:date="2024-03-05T14:28:00Z">
              <w:r>
                <w:rPr>
                  <w:rFonts w:asciiTheme="minorEastAsia" w:hAnsiTheme="minorEastAsia" w:hint="eastAsia"/>
                  <w:sz w:val="24"/>
                </w:rPr>
                <w:t>沈文谦</w:t>
              </w:r>
            </w:ins>
            <w:del w:id="578" w:author="WangDaWei 王大伟 [LNX5] [华北航线中心]" w:date="2024-03-05T14:28:00Z">
              <w:r>
                <w:rPr>
                  <w:rFonts w:asciiTheme="minorEastAsia" w:hAnsiTheme="minorEastAsia" w:hint="eastAsia"/>
                  <w:sz w:val="24"/>
                </w:rPr>
                <w:delText>何铮</w:delText>
              </w:r>
            </w:del>
          </w:p>
        </w:tc>
        <w:tc>
          <w:tcPr>
            <w:tcW w:w="2136" w:type="dxa"/>
            <w:vAlign w:val="center"/>
          </w:tcPr>
          <w:p w14:paraId="472AE309" w14:textId="77777777" w:rsidR="00D04BAC" w:rsidRDefault="00DC777A">
            <w:pPr>
              <w:widowControl/>
              <w:jc w:val="center"/>
              <w:rPr>
                <w:rFonts w:asciiTheme="minorEastAsia" w:hAnsiTheme="minorEastAsia"/>
                <w:sz w:val="24"/>
              </w:rPr>
            </w:pPr>
            <w:ins w:id="579" w:author="WangDaWei 王大伟 [LNX5] [华北航线中心]" w:date="2024-03-05T14:49:00Z">
              <w:r>
                <w:rPr>
                  <w:rFonts w:asciiTheme="minorEastAsia" w:hAnsiTheme="minorEastAsia"/>
                  <w:sz w:val="24"/>
                </w:rPr>
                <w:t>00122244</w:t>
              </w:r>
            </w:ins>
            <w:del w:id="580" w:author="WangDaWei 王大伟 [LNX5] [华北航线中心]" w:date="2024-03-05T14:28:00Z">
              <w:r>
                <w:rPr>
                  <w:rFonts w:asciiTheme="minorEastAsia" w:hAnsiTheme="minorEastAsia" w:hint="eastAsia"/>
                  <w:sz w:val="24"/>
                </w:rPr>
                <w:delText>0</w:delText>
              </w:r>
              <w:r>
                <w:rPr>
                  <w:rFonts w:asciiTheme="minorEastAsia" w:hAnsiTheme="minorEastAsia"/>
                  <w:sz w:val="24"/>
                </w:rPr>
                <w:delText>0089658</w:delText>
              </w:r>
            </w:del>
          </w:p>
        </w:tc>
        <w:tc>
          <w:tcPr>
            <w:tcW w:w="1789" w:type="dxa"/>
            <w:vAlign w:val="center"/>
          </w:tcPr>
          <w:p w14:paraId="5354AC21" w14:textId="77777777" w:rsidR="00D04BAC" w:rsidRDefault="00DC777A">
            <w:pPr>
              <w:widowControl/>
              <w:jc w:val="center"/>
              <w:rPr>
                <w:rFonts w:asciiTheme="minorEastAsia" w:hAnsiTheme="minorEastAsia"/>
                <w:sz w:val="24"/>
              </w:rPr>
            </w:pPr>
            <w:ins w:id="581" w:author="WangDaWei 王大伟 [LNX5] [华北航线中心]" w:date="2024-03-05T14:49:00Z">
              <w:r>
                <w:rPr>
                  <w:rFonts w:asciiTheme="minorEastAsia" w:hAnsiTheme="minorEastAsia"/>
                  <w:sz w:val="24"/>
                </w:rPr>
                <w:t>FI02</w:t>
              </w:r>
            </w:ins>
            <w:del w:id="582" w:author="WangDaWei 王大伟 [LNX5] [华北航线中心]" w:date="2024-03-05T14:49:00Z">
              <w:r>
                <w:rPr>
                  <w:rFonts w:asciiTheme="minorEastAsia" w:hAnsiTheme="minorEastAsia" w:hint="eastAsia"/>
                  <w:sz w:val="24"/>
                </w:rPr>
                <w:delText>LN</w:delText>
              </w:r>
            </w:del>
            <w:del w:id="583" w:author="WangDaWei 王大伟 [LNX5] [华北航线中心]" w:date="2024-03-05T14:29:00Z">
              <w:r>
                <w:rPr>
                  <w:rFonts w:asciiTheme="minorEastAsia" w:hAnsiTheme="minorEastAsia" w:hint="eastAsia"/>
                  <w:sz w:val="24"/>
                </w:rPr>
                <w:delText>X</w:delText>
              </w:r>
            </w:del>
          </w:p>
        </w:tc>
        <w:sdt>
          <w:sdtPr>
            <w:rPr>
              <w:rFonts w:asciiTheme="minorEastAsia" w:hAnsiTheme="minorEastAsia" w:hint="eastAsia"/>
              <w:sz w:val="24"/>
            </w:rPr>
            <w:id w:val="1944343448"/>
            <w:placeholder>
              <w:docPart w:val="2C59B187B0B54D12B95265748347BF8D"/>
            </w:placeholder>
            <w:dropDownList>
              <w:listItem w:value="选择一项。"/>
              <w:listItem w:displayText="研究人员" w:value="研究人员"/>
              <w:listItem w:displayText="技术人员" w:value="技术人员"/>
              <w:listItem w:displayText="辅助人员" w:value="辅助人员"/>
            </w:dropDownList>
          </w:sdtPr>
          <w:sdtContent>
            <w:tc>
              <w:tcPr>
                <w:tcW w:w="1757" w:type="dxa"/>
                <w:vAlign w:val="center"/>
              </w:tcPr>
              <w:p w14:paraId="725C6259" w14:textId="77777777" w:rsidR="00D04BAC" w:rsidRDefault="00DC777A">
                <w:pPr>
                  <w:widowControl/>
                  <w:jc w:val="center"/>
                  <w:rPr>
                    <w:rFonts w:asciiTheme="minorEastAsia" w:hAnsiTheme="minorEastAsia"/>
                    <w:sz w:val="24"/>
                  </w:rPr>
                </w:pPr>
                <w:r>
                  <w:rPr>
                    <w:rFonts w:asciiTheme="minorEastAsia" w:hAnsiTheme="minorEastAsia" w:hint="eastAsia"/>
                    <w:sz w:val="24"/>
                  </w:rPr>
                  <w:t>技术人员</w:t>
                </w:r>
              </w:p>
            </w:tc>
          </w:sdtContent>
        </w:sdt>
      </w:tr>
      <w:tr w:rsidR="00D04BAC" w14:paraId="65F23CFB" w14:textId="77777777">
        <w:trPr>
          <w:trHeight w:val="536"/>
        </w:trPr>
        <w:tc>
          <w:tcPr>
            <w:tcW w:w="1609" w:type="dxa"/>
            <w:vAlign w:val="center"/>
          </w:tcPr>
          <w:p w14:paraId="79DAE39E" w14:textId="77777777" w:rsidR="00D04BAC" w:rsidRDefault="00DC777A">
            <w:pPr>
              <w:widowControl/>
              <w:jc w:val="center"/>
              <w:rPr>
                <w:rFonts w:asciiTheme="minorEastAsia" w:hAnsiTheme="minorEastAsia"/>
                <w:sz w:val="24"/>
              </w:rPr>
            </w:pPr>
            <w:r>
              <w:rPr>
                <w:rFonts w:asciiTheme="minorEastAsia" w:hAnsiTheme="minorEastAsia" w:hint="eastAsia"/>
                <w:sz w:val="24"/>
              </w:rPr>
              <w:t>主要参与人员</w:t>
            </w:r>
          </w:p>
        </w:tc>
        <w:tc>
          <w:tcPr>
            <w:tcW w:w="1351" w:type="dxa"/>
            <w:vAlign w:val="center"/>
          </w:tcPr>
          <w:p w14:paraId="5D5B2A85" w14:textId="77777777" w:rsidR="00D04BAC" w:rsidRDefault="00DC777A">
            <w:pPr>
              <w:widowControl/>
              <w:jc w:val="center"/>
              <w:rPr>
                <w:rFonts w:asciiTheme="minorEastAsia" w:hAnsiTheme="minorEastAsia"/>
                <w:sz w:val="24"/>
              </w:rPr>
            </w:pPr>
            <w:proofErr w:type="gramStart"/>
            <w:ins w:id="584" w:author="WangDaWei 王大伟 [LNX5] [华北航线中心]" w:date="2024-03-05T14:50:00Z">
              <w:r>
                <w:rPr>
                  <w:rFonts w:asciiTheme="minorEastAsia" w:hAnsiTheme="minorEastAsia" w:hint="eastAsia"/>
                  <w:sz w:val="24"/>
                </w:rPr>
                <w:t>肖学强</w:t>
              </w:r>
            </w:ins>
            <w:proofErr w:type="gramEnd"/>
            <w:del w:id="585" w:author="WangDaWei 王大伟 [LNX5] [华北航线中心]" w:date="2024-03-05T14:50:00Z">
              <w:r>
                <w:rPr>
                  <w:rFonts w:asciiTheme="minorEastAsia" w:hAnsiTheme="minorEastAsia" w:hint="eastAsia"/>
                  <w:sz w:val="24"/>
                </w:rPr>
                <w:delText>赵鑫</w:delText>
              </w:r>
            </w:del>
          </w:p>
        </w:tc>
        <w:tc>
          <w:tcPr>
            <w:tcW w:w="2136" w:type="dxa"/>
            <w:vAlign w:val="center"/>
          </w:tcPr>
          <w:p w14:paraId="0D7B0F8E" w14:textId="77777777" w:rsidR="00D04BAC" w:rsidRDefault="00DC777A">
            <w:pPr>
              <w:widowControl/>
              <w:jc w:val="center"/>
              <w:rPr>
                <w:rFonts w:asciiTheme="minorEastAsia" w:hAnsiTheme="minorEastAsia"/>
                <w:sz w:val="24"/>
              </w:rPr>
            </w:pPr>
            <w:ins w:id="586" w:author="WangDaWei 王大伟 [LNX5] [华北航线中心]" w:date="2024-03-05T14:50:00Z">
              <w:r>
                <w:rPr>
                  <w:rFonts w:asciiTheme="minorEastAsia" w:hAnsiTheme="minorEastAsia" w:hint="eastAsia"/>
                  <w:sz w:val="24"/>
                </w:rPr>
                <w:t>00082933</w:t>
              </w:r>
            </w:ins>
            <w:del w:id="587" w:author="WangDaWei 王大伟 [LNX5] [华北航线中心]" w:date="2024-03-05T14:50:00Z">
              <w:r>
                <w:rPr>
                  <w:rFonts w:asciiTheme="minorEastAsia" w:hAnsiTheme="minorEastAsia" w:hint="eastAsia"/>
                  <w:sz w:val="24"/>
                </w:rPr>
                <w:delText>00070285</w:delText>
              </w:r>
            </w:del>
          </w:p>
        </w:tc>
        <w:tc>
          <w:tcPr>
            <w:tcW w:w="1789" w:type="dxa"/>
            <w:vAlign w:val="center"/>
          </w:tcPr>
          <w:p w14:paraId="451068E4" w14:textId="77777777" w:rsidR="00D04BAC" w:rsidRDefault="00DC777A">
            <w:pPr>
              <w:widowControl/>
              <w:jc w:val="center"/>
              <w:rPr>
                <w:rFonts w:asciiTheme="minorEastAsia" w:hAnsiTheme="minorEastAsia"/>
                <w:sz w:val="24"/>
              </w:rPr>
            </w:pPr>
            <w:ins w:id="588" w:author="WangDaWei 王大伟 [LNX5] [华北航线中心]" w:date="2024-03-05T14:50:00Z">
              <w:r>
                <w:rPr>
                  <w:rFonts w:asciiTheme="minorEastAsia" w:hAnsiTheme="minorEastAsia" w:hint="eastAsia"/>
                  <w:sz w:val="24"/>
                </w:rPr>
                <w:t>LNX</w:t>
              </w:r>
            </w:ins>
            <w:del w:id="589" w:author="WangDaWei 王大伟 [LNX5] [华北航线中心]" w:date="2024-03-05T14:50:00Z">
              <w:r>
                <w:rPr>
                  <w:rFonts w:asciiTheme="minorEastAsia" w:hAnsiTheme="minorEastAsia" w:hint="eastAsia"/>
                  <w:sz w:val="24"/>
                </w:rPr>
                <w:delText>LNX</w:delText>
              </w:r>
            </w:del>
          </w:p>
        </w:tc>
        <w:tc>
          <w:tcPr>
            <w:tcW w:w="1757" w:type="dxa"/>
            <w:vAlign w:val="center"/>
          </w:tcPr>
          <w:p w14:paraId="2194D669" w14:textId="77777777" w:rsidR="00D04BAC" w:rsidRDefault="00000000">
            <w:pPr>
              <w:widowControl/>
              <w:jc w:val="center"/>
              <w:rPr>
                <w:rFonts w:asciiTheme="minorEastAsia" w:hAnsiTheme="minorEastAsia"/>
                <w:sz w:val="24"/>
              </w:rPr>
            </w:pPr>
            <w:customXmlInsRangeStart w:id="590" w:author="WangDaWei 王大伟 [LNX5] [华北航线中心]" w:date="2024-03-05T14:50:00Z"/>
            <w:sdt>
              <w:sdtPr>
                <w:rPr>
                  <w:rFonts w:asciiTheme="minorEastAsia" w:hAnsiTheme="minorEastAsia" w:hint="eastAsia"/>
                  <w:sz w:val="24"/>
                </w:rPr>
                <w:id w:val="-210509702"/>
                <w:placeholder>
                  <w:docPart w:val="D081974D630A48F9B04BF55D4A514744"/>
                </w:placeholder>
                <w:dropDownList>
                  <w:listItem w:value="选择一项。"/>
                  <w:listItem w:displayText="研究人员" w:value="研究人员"/>
                  <w:listItem w:displayText="技术人员" w:value="技术人员"/>
                  <w:listItem w:displayText="辅助人员" w:value="辅助人员"/>
                </w:dropDownList>
              </w:sdtPr>
              <w:sdtContent>
                <w:customXmlInsRangeEnd w:id="590"/>
                <w:ins w:id="591" w:author="WangDaWei 王大伟 [LNX5] [华北航线中心]" w:date="2024-03-05T14:50:00Z">
                  <w:r w:rsidR="00DC777A">
                    <w:rPr>
                      <w:rFonts w:asciiTheme="minorEastAsia" w:hAnsiTheme="minorEastAsia" w:hint="eastAsia"/>
                      <w:sz w:val="24"/>
                    </w:rPr>
                    <w:t>技术人员</w:t>
                  </w:r>
                </w:ins>
                <w:customXmlInsRangeStart w:id="592" w:author="WangDaWei 王大伟 [LNX5] [华北航线中心]" w:date="2024-03-05T14:50:00Z"/>
              </w:sdtContent>
            </w:sdt>
            <w:customXmlInsRangeEnd w:id="592"/>
            <w:ins w:id="593" w:author="WangDaWei 王大伟 [LNX5] [华北航线中心]" w:date="2024-03-05T14:50:00Z">
              <w:r w:rsidR="00DC777A">
                <w:rPr>
                  <w:rFonts w:asciiTheme="minorEastAsia" w:hAnsiTheme="minorEastAsia" w:hint="eastAsia"/>
                  <w:sz w:val="24"/>
                </w:rPr>
                <w:t xml:space="preserve"> </w:t>
              </w:r>
            </w:ins>
            <w:customXmlDelRangeStart w:id="594" w:author="WangDaWei 王大伟 [LNX5] [华北航线中心]" w:date="2024-03-05T14:50:00Z"/>
            <w:sdt>
              <w:sdtPr>
                <w:rPr>
                  <w:rFonts w:asciiTheme="minorEastAsia" w:hAnsiTheme="minorEastAsia" w:hint="eastAsia"/>
                  <w:sz w:val="24"/>
                </w:rPr>
                <w:id w:val="-1912458740"/>
                <w:placeholder>
                  <w:docPart w:val="0B0034E0D6C840BD8DAF9E2F1885AF78"/>
                </w:placeholder>
                <w:dropDownList>
                  <w:listItem w:value="选择一项。"/>
                  <w:listItem w:displayText="研究人员" w:value="研究人员"/>
                  <w:listItem w:displayText="技术人员" w:value="技术人员"/>
                  <w:listItem w:displayText="辅助人员" w:value="辅助人员"/>
                </w:dropDownList>
              </w:sdtPr>
              <w:sdtContent>
                <w:customXmlDelRangeEnd w:id="594"/>
                <w:del w:id="595" w:author="WangDaWei 王大伟 [LNX5] [华北航线中心]" w:date="2024-03-05T14:50:00Z">
                  <w:r w:rsidR="00DC777A">
                    <w:rPr>
                      <w:rFonts w:asciiTheme="minorEastAsia" w:hAnsiTheme="minorEastAsia" w:hint="eastAsia"/>
                      <w:sz w:val="24"/>
                    </w:rPr>
                    <w:delText>技术人员</w:delText>
                  </w:r>
                </w:del>
                <w:customXmlDelRangeStart w:id="596" w:author="WangDaWei 王大伟 [LNX5] [华北航线中心]" w:date="2024-03-05T14:50:00Z"/>
              </w:sdtContent>
            </w:sdt>
            <w:customXmlDelRangeEnd w:id="596"/>
          </w:p>
        </w:tc>
      </w:tr>
      <w:tr w:rsidR="00D04BAC" w14:paraId="5CC38C6F" w14:textId="77777777">
        <w:trPr>
          <w:trHeight w:val="536"/>
        </w:trPr>
        <w:tc>
          <w:tcPr>
            <w:tcW w:w="1609" w:type="dxa"/>
            <w:vAlign w:val="center"/>
          </w:tcPr>
          <w:p w14:paraId="191A43ED" w14:textId="77777777" w:rsidR="00D04BAC" w:rsidRDefault="00DC777A">
            <w:pPr>
              <w:widowControl/>
              <w:jc w:val="center"/>
              <w:rPr>
                <w:rFonts w:asciiTheme="minorEastAsia" w:hAnsiTheme="minorEastAsia"/>
                <w:sz w:val="24"/>
              </w:rPr>
            </w:pPr>
            <w:r>
              <w:rPr>
                <w:rFonts w:asciiTheme="minorEastAsia" w:hAnsiTheme="minorEastAsia" w:hint="eastAsia"/>
                <w:sz w:val="24"/>
              </w:rPr>
              <w:t>主要参与人员</w:t>
            </w:r>
          </w:p>
        </w:tc>
        <w:tc>
          <w:tcPr>
            <w:tcW w:w="1351" w:type="dxa"/>
            <w:vAlign w:val="center"/>
          </w:tcPr>
          <w:p w14:paraId="1FAC8D4D" w14:textId="77777777" w:rsidR="00D04BAC" w:rsidRDefault="00DC777A">
            <w:pPr>
              <w:widowControl/>
              <w:jc w:val="center"/>
              <w:rPr>
                <w:rFonts w:asciiTheme="minorEastAsia" w:hAnsiTheme="minorEastAsia"/>
                <w:sz w:val="24"/>
              </w:rPr>
            </w:pPr>
            <w:ins w:id="597" w:author="WangDaWei 王大伟 [LNX5] [华北航线中心]" w:date="2024-03-05T14:51:00Z">
              <w:r>
                <w:rPr>
                  <w:rFonts w:asciiTheme="minorEastAsia" w:hAnsiTheme="minorEastAsia" w:hint="eastAsia"/>
                  <w:sz w:val="24"/>
                </w:rPr>
                <w:t>谭悦</w:t>
              </w:r>
            </w:ins>
            <w:del w:id="598" w:author="WangDaWei 王大伟 [LNX5] [华北航线中心]" w:date="2024-03-05T14:51:00Z">
              <w:r>
                <w:rPr>
                  <w:rFonts w:asciiTheme="minorEastAsia" w:hAnsiTheme="minorEastAsia" w:hint="eastAsia"/>
                  <w:sz w:val="24"/>
                </w:rPr>
                <w:delText>李明宇</w:delText>
              </w:r>
            </w:del>
          </w:p>
        </w:tc>
        <w:tc>
          <w:tcPr>
            <w:tcW w:w="2136" w:type="dxa"/>
            <w:vAlign w:val="center"/>
          </w:tcPr>
          <w:p w14:paraId="39B59146" w14:textId="77777777" w:rsidR="00D04BAC" w:rsidRDefault="00DC777A">
            <w:pPr>
              <w:widowControl/>
              <w:jc w:val="center"/>
              <w:rPr>
                <w:rFonts w:asciiTheme="minorEastAsia" w:hAnsiTheme="minorEastAsia"/>
                <w:sz w:val="24"/>
              </w:rPr>
            </w:pPr>
            <w:ins w:id="599" w:author="WangDaWei 王大伟 [LNX5] [华北航线中心]" w:date="2024-03-05T14:51:00Z">
              <w:r>
                <w:rPr>
                  <w:rFonts w:asciiTheme="minorEastAsia" w:hAnsiTheme="minorEastAsia" w:hint="eastAsia"/>
                  <w:sz w:val="24"/>
                </w:rPr>
                <w:t>0</w:t>
              </w:r>
              <w:r>
                <w:rPr>
                  <w:rFonts w:asciiTheme="minorEastAsia" w:hAnsiTheme="minorEastAsia"/>
                  <w:sz w:val="24"/>
                </w:rPr>
                <w:t>0066060</w:t>
              </w:r>
            </w:ins>
            <w:del w:id="600" w:author="WangDaWei 王大伟 [LNX5] [华北航线中心]" w:date="2024-03-05T14:51:00Z">
              <w:r>
                <w:rPr>
                  <w:rFonts w:asciiTheme="minorEastAsia" w:hAnsiTheme="minorEastAsia" w:hint="eastAsia"/>
                  <w:sz w:val="24"/>
                </w:rPr>
                <w:delText>0</w:delText>
              </w:r>
              <w:r>
                <w:rPr>
                  <w:rFonts w:asciiTheme="minorEastAsia" w:hAnsiTheme="minorEastAsia"/>
                  <w:sz w:val="24"/>
                </w:rPr>
                <w:delText>0084608</w:delText>
              </w:r>
            </w:del>
          </w:p>
        </w:tc>
        <w:tc>
          <w:tcPr>
            <w:tcW w:w="1789" w:type="dxa"/>
            <w:vAlign w:val="center"/>
          </w:tcPr>
          <w:p w14:paraId="0592FD28" w14:textId="77777777" w:rsidR="00D04BAC" w:rsidRDefault="00DC777A">
            <w:pPr>
              <w:widowControl/>
              <w:jc w:val="center"/>
              <w:rPr>
                <w:rFonts w:asciiTheme="minorEastAsia" w:hAnsiTheme="minorEastAsia"/>
                <w:sz w:val="24"/>
              </w:rPr>
            </w:pPr>
            <w:ins w:id="601" w:author="WangDaWei 王大伟 [LNX5] [华北航线中心]" w:date="2024-03-05T14:51:00Z">
              <w:r>
                <w:rPr>
                  <w:rFonts w:asciiTheme="minorEastAsia" w:hAnsiTheme="minorEastAsia" w:hint="eastAsia"/>
                  <w:sz w:val="24"/>
                </w:rPr>
                <w:t>LNX</w:t>
              </w:r>
            </w:ins>
            <w:del w:id="602" w:author="WangDaWei 王大伟 [LNX5] [华北航线中心]" w:date="2024-03-05T14:51:00Z">
              <w:r>
                <w:rPr>
                  <w:rFonts w:asciiTheme="minorEastAsia" w:hAnsiTheme="minorEastAsia" w:hint="eastAsia"/>
                  <w:sz w:val="24"/>
                </w:rPr>
                <w:delText>L</w:delText>
              </w:r>
              <w:r>
                <w:rPr>
                  <w:rFonts w:asciiTheme="minorEastAsia" w:hAnsiTheme="minorEastAsia"/>
                  <w:sz w:val="24"/>
                </w:rPr>
                <w:delText>E</w:delText>
              </w:r>
            </w:del>
          </w:p>
        </w:tc>
        <w:sdt>
          <w:sdtPr>
            <w:rPr>
              <w:rFonts w:asciiTheme="minorEastAsia" w:hAnsiTheme="minorEastAsia" w:hint="eastAsia"/>
              <w:sz w:val="24"/>
            </w:rPr>
            <w:id w:val="-316572957"/>
            <w:placeholder>
              <w:docPart w:val="8CCFAA412ED74BE59DA6F3A8FACABC4D"/>
            </w:placeholder>
            <w:dropDownList>
              <w:listItem w:value="选择一项。"/>
              <w:listItem w:displayText="研究人员" w:value="研究人员"/>
              <w:listItem w:displayText="技术人员" w:value="技术人员"/>
              <w:listItem w:displayText="辅助人员" w:value="辅助人员"/>
            </w:dropDownList>
          </w:sdtPr>
          <w:sdtContent>
            <w:tc>
              <w:tcPr>
                <w:tcW w:w="1757" w:type="dxa"/>
                <w:vAlign w:val="center"/>
              </w:tcPr>
              <w:p w14:paraId="73068905" w14:textId="77777777" w:rsidR="00D04BAC" w:rsidRDefault="00DC777A">
                <w:pPr>
                  <w:widowControl/>
                  <w:jc w:val="center"/>
                  <w:rPr>
                    <w:rFonts w:asciiTheme="minorEastAsia" w:hAnsiTheme="minorEastAsia"/>
                    <w:sz w:val="24"/>
                  </w:rPr>
                </w:pPr>
                <w:r>
                  <w:rPr>
                    <w:rFonts w:asciiTheme="minorEastAsia" w:hAnsiTheme="minorEastAsia" w:hint="eastAsia"/>
                    <w:sz w:val="24"/>
                  </w:rPr>
                  <w:t>研究人员</w:t>
                </w:r>
              </w:p>
            </w:tc>
          </w:sdtContent>
        </w:sdt>
      </w:tr>
      <w:tr w:rsidR="00D04BAC" w14:paraId="5A22B70D" w14:textId="77777777">
        <w:trPr>
          <w:trHeight w:val="513"/>
        </w:trPr>
        <w:tc>
          <w:tcPr>
            <w:tcW w:w="1609" w:type="dxa"/>
            <w:vAlign w:val="center"/>
          </w:tcPr>
          <w:p w14:paraId="54EF75D5" w14:textId="77777777" w:rsidR="00D04BAC" w:rsidRDefault="00DC777A">
            <w:pPr>
              <w:widowControl/>
              <w:jc w:val="center"/>
              <w:rPr>
                <w:rFonts w:asciiTheme="minorEastAsia" w:hAnsiTheme="minorEastAsia"/>
                <w:sz w:val="24"/>
              </w:rPr>
            </w:pPr>
            <w:r>
              <w:rPr>
                <w:rFonts w:asciiTheme="minorEastAsia" w:hAnsiTheme="minorEastAsia" w:hint="eastAsia"/>
                <w:sz w:val="24"/>
              </w:rPr>
              <w:lastRenderedPageBreak/>
              <w:t>参与人员</w:t>
            </w:r>
          </w:p>
        </w:tc>
        <w:tc>
          <w:tcPr>
            <w:tcW w:w="1351" w:type="dxa"/>
            <w:vAlign w:val="center"/>
          </w:tcPr>
          <w:p w14:paraId="018861B9" w14:textId="77777777" w:rsidR="00D04BAC" w:rsidRDefault="00DC777A">
            <w:pPr>
              <w:widowControl/>
              <w:jc w:val="center"/>
              <w:rPr>
                <w:rFonts w:asciiTheme="minorEastAsia" w:hAnsiTheme="minorEastAsia"/>
                <w:sz w:val="24"/>
              </w:rPr>
            </w:pPr>
            <w:ins w:id="603" w:author="WangDaWei 王大伟 [LNX5] [华北航线中心]" w:date="2024-03-05T14:51:00Z">
              <w:r>
                <w:rPr>
                  <w:rFonts w:asciiTheme="minorEastAsia" w:hAnsiTheme="minorEastAsia" w:hint="eastAsia"/>
                  <w:sz w:val="24"/>
                </w:rPr>
                <w:t>李明宇</w:t>
              </w:r>
            </w:ins>
            <w:del w:id="604" w:author="WangDaWei 王大伟 [LNX5] [华北航线中心]" w:date="2024-03-05T14:51:00Z">
              <w:r>
                <w:rPr>
                  <w:rFonts w:asciiTheme="minorEastAsia" w:hAnsiTheme="minorEastAsia" w:hint="eastAsia"/>
                  <w:sz w:val="24"/>
                </w:rPr>
                <w:delText>谭悦</w:delText>
              </w:r>
            </w:del>
          </w:p>
        </w:tc>
        <w:tc>
          <w:tcPr>
            <w:tcW w:w="2136" w:type="dxa"/>
            <w:vAlign w:val="center"/>
          </w:tcPr>
          <w:p w14:paraId="6819948D" w14:textId="77777777" w:rsidR="00D04BAC" w:rsidRDefault="00DC777A">
            <w:pPr>
              <w:widowControl/>
              <w:jc w:val="center"/>
              <w:rPr>
                <w:rFonts w:asciiTheme="minorEastAsia" w:hAnsiTheme="minorEastAsia"/>
                <w:sz w:val="24"/>
              </w:rPr>
            </w:pPr>
            <w:ins w:id="605" w:author="WangDaWei 王大伟 [LNX5] [华北航线中心]" w:date="2024-03-05T14:51:00Z">
              <w:r>
                <w:rPr>
                  <w:rFonts w:asciiTheme="minorEastAsia" w:hAnsiTheme="minorEastAsia" w:hint="eastAsia"/>
                  <w:sz w:val="24"/>
                </w:rPr>
                <w:t>0</w:t>
              </w:r>
              <w:r>
                <w:rPr>
                  <w:rFonts w:asciiTheme="minorEastAsia" w:hAnsiTheme="minorEastAsia"/>
                  <w:sz w:val="24"/>
                </w:rPr>
                <w:t>0084608</w:t>
              </w:r>
            </w:ins>
            <w:del w:id="606" w:author="WangDaWei 王大伟 [LNX5] [华北航线中心]" w:date="2024-03-05T14:51:00Z">
              <w:r>
                <w:rPr>
                  <w:rFonts w:asciiTheme="minorEastAsia" w:hAnsiTheme="minorEastAsia" w:hint="eastAsia"/>
                  <w:sz w:val="24"/>
                </w:rPr>
                <w:delText>0</w:delText>
              </w:r>
              <w:r>
                <w:rPr>
                  <w:rFonts w:asciiTheme="minorEastAsia" w:hAnsiTheme="minorEastAsia"/>
                  <w:sz w:val="24"/>
                </w:rPr>
                <w:delText>0066060</w:delText>
              </w:r>
            </w:del>
          </w:p>
        </w:tc>
        <w:tc>
          <w:tcPr>
            <w:tcW w:w="1789" w:type="dxa"/>
            <w:vAlign w:val="center"/>
          </w:tcPr>
          <w:p w14:paraId="3864D4B8" w14:textId="77777777" w:rsidR="00D04BAC" w:rsidRDefault="00DC777A">
            <w:pPr>
              <w:widowControl/>
              <w:jc w:val="center"/>
              <w:rPr>
                <w:rFonts w:asciiTheme="minorEastAsia" w:hAnsiTheme="minorEastAsia"/>
                <w:sz w:val="24"/>
              </w:rPr>
            </w:pPr>
            <w:ins w:id="607" w:author="WangDaWei 王大伟 [LNX5] [华北航线中心]" w:date="2024-03-05T14:51:00Z">
              <w:r>
                <w:rPr>
                  <w:rFonts w:asciiTheme="minorEastAsia" w:hAnsiTheme="minorEastAsia" w:hint="eastAsia"/>
                  <w:sz w:val="24"/>
                </w:rPr>
                <w:t>L</w:t>
              </w:r>
              <w:r>
                <w:rPr>
                  <w:rFonts w:asciiTheme="minorEastAsia" w:hAnsiTheme="minorEastAsia"/>
                  <w:sz w:val="24"/>
                </w:rPr>
                <w:t>E</w:t>
              </w:r>
            </w:ins>
            <w:del w:id="608" w:author="WangDaWei 王大伟 [LNX5] [华北航线中心]" w:date="2024-03-05T14:51:00Z">
              <w:r>
                <w:rPr>
                  <w:rFonts w:asciiTheme="minorEastAsia" w:hAnsiTheme="minorEastAsia" w:hint="eastAsia"/>
                  <w:sz w:val="24"/>
                </w:rPr>
                <w:delText>LNX</w:delText>
              </w:r>
            </w:del>
          </w:p>
        </w:tc>
        <w:sdt>
          <w:sdtPr>
            <w:rPr>
              <w:rFonts w:asciiTheme="minorEastAsia" w:hAnsiTheme="minorEastAsia" w:hint="eastAsia"/>
              <w:sz w:val="24"/>
            </w:rPr>
            <w:id w:val="1836251653"/>
            <w:placeholder>
              <w:docPart w:val="E60055DF9754431EB5E3343DEBD34527"/>
            </w:placeholder>
            <w:dropDownList>
              <w:listItem w:value="选择一项。"/>
              <w:listItem w:displayText="研究人员" w:value="研究人员"/>
              <w:listItem w:displayText="技术人员" w:value="技术人员"/>
              <w:listItem w:displayText="辅助人员" w:value="辅助人员"/>
            </w:dropDownList>
          </w:sdtPr>
          <w:sdtContent>
            <w:tc>
              <w:tcPr>
                <w:tcW w:w="1757" w:type="dxa"/>
                <w:vAlign w:val="center"/>
              </w:tcPr>
              <w:p w14:paraId="0F416094" w14:textId="77777777" w:rsidR="00D04BAC" w:rsidRDefault="00DC777A">
                <w:pPr>
                  <w:widowControl/>
                  <w:jc w:val="center"/>
                  <w:rPr>
                    <w:rFonts w:asciiTheme="minorEastAsia" w:hAnsiTheme="minorEastAsia"/>
                    <w:sz w:val="24"/>
                  </w:rPr>
                </w:pPr>
                <w:r>
                  <w:rPr>
                    <w:rFonts w:asciiTheme="minorEastAsia" w:hAnsiTheme="minorEastAsia" w:hint="eastAsia"/>
                    <w:sz w:val="24"/>
                  </w:rPr>
                  <w:t>辅助人员</w:t>
                </w:r>
              </w:p>
            </w:tc>
          </w:sdtContent>
        </w:sdt>
      </w:tr>
      <w:tr w:rsidR="00D04BAC" w14:paraId="3FA2B079" w14:textId="77777777">
        <w:trPr>
          <w:trHeight w:val="513"/>
          <w:del w:id="609" w:author="WangDaWei 王大伟 [LNX5] [华北航线中心]" w:date="2024-03-05T14:51:00Z"/>
        </w:trPr>
        <w:tc>
          <w:tcPr>
            <w:tcW w:w="1609" w:type="dxa"/>
            <w:vAlign w:val="center"/>
          </w:tcPr>
          <w:p w14:paraId="00D54ACA" w14:textId="77777777" w:rsidR="00D04BAC" w:rsidRDefault="00DC777A">
            <w:pPr>
              <w:widowControl/>
              <w:jc w:val="center"/>
              <w:rPr>
                <w:del w:id="610" w:author="WangDaWei 王大伟 [LNX5] [华北航线中心]" w:date="2024-03-05T14:51:00Z"/>
                <w:rFonts w:asciiTheme="minorEastAsia" w:hAnsiTheme="minorEastAsia"/>
                <w:sz w:val="24"/>
              </w:rPr>
            </w:pPr>
            <w:del w:id="611" w:author="WangDaWei 王大伟 [LNX5] [华北航线中心]" w:date="2024-03-05T14:51:00Z">
              <w:r>
                <w:rPr>
                  <w:rFonts w:asciiTheme="minorEastAsia" w:hAnsiTheme="minorEastAsia" w:hint="eastAsia"/>
                  <w:sz w:val="24"/>
                </w:rPr>
                <w:delText>参与人员</w:delText>
              </w:r>
            </w:del>
          </w:p>
        </w:tc>
        <w:tc>
          <w:tcPr>
            <w:tcW w:w="1351" w:type="dxa"/>
            <w:vAlign w:val="center"/>
          </w:tcPr>
          <w:p w14:paraId="11A2CB6D" w14:textId="77777777" w:rsidR="00D04BAC" w:rsidRDefault="00D04BAC">
            <w:pPr>
              <w:widowControl/>
              <w:jc w:val="center"/>
              <w:rPr>
                <w:del w:id="612" w:author="WangDaWei 王大伟 [LNX5] [华北航线中心]" w:date="2024-03-05T14:51:00Z"/>
                <w:rFonts w:asciiTheme="minorEastAsia" w:hAnsiTheme="minorEastAsia"/>
                <w:sz w:val="24"/>
              </w:rPr>
            </w:pPr>
          </w:p>
        </w:tc>
        <w:tc>
          <w:tcPr>
            <w:tcW w:w="2136" w:type="dxa"/>
            <w:vAlign w:val="center"/>
          </w:tcPr>
          <w:p w14:paraId="2D62D63D" w14:textId="77777777" w:rsidR="00D04BAC" w:rsidRDefault="00D04BAC">
            <w:pPr>
              <w:widowControl/>
              <w:jc w:val="center"/>
              <w:rPr>
                <w:del w:id="613" w:author="WangDaWei 王大伟 [LNX5] [华北航线中心]" w:date="2024-03-05T14:51:00Z"/>
                <w:rFonts w:asciiTheme="minorEastAsia" w:hAnsiTheme="minorEastAsia"/>
                <w:sz w:val="24"/>
              </w:rPr>
            </w:pPr>
          </w:p>
        </w:tc>
        <w:tc>
          <w:tcPr>
            <w:tcW w:w="1789" w:type="dxa"/>
            <w:vAlign w:val="center"/>
          </w:tcPr>
          <w:p w14:paraId="43C1A5A2" w14:textId="77777777" w:rsidR="00D04BAC" w:rsidRDefault="00D04BAC">
            <w:pPr>
              <w:widowControl/>
              <w:jc w:val="center"/>
              <w:rPr>
                <w:del w:id="614" w:author="WangDaWei 王大伟 [LNX5] [华北航线中心]" w:date="2024-03-05T14:51:00Z"/>
                <w:rFonts w:asciiTheme="minorEastAsia" w:hAnsiTheme="minorEastAsia"/>
                <w:sz w:val="24"/>
              </w:rPr>
            </w:pPr>
          </w:p>
        </w:tc>
        <w:customXmlDelRangeStart w:id="615" w:author="WangDaWei 王大伟 [LNX5] [华北航线中心]" w:date="2024-03-05T14:51:00Z"/>
        <w:sdt>
          <w:sdtPr>
            <w:rPr>
              <w:rFonts w:asciiTheme="minorEastAsia" w:hAnsiTheme="minorEastAsia" w:hint="eastAsia"/>
              <w:sz w:val="24"/>
            </w:rPr>
            <w:id w:val="-1621835693"/>
            <w:placeholder>
              <w:docPart w:val="99C7661B0E314E1CB4035CBEED4CC7EB"/>
            </w:placeholder>
            <w:dropDownList>
              <w:listItem w:value="选择一项。"/>
              <w:listItem w:displayText="研究人员" w:value="研究人员"/>
              <w:listItem w:displayText="技术人员" w:value="技术人员"/>
              <w:listItem w:displayText="辅助人员" w:value="辅助人员"/>
            </w:dropDownList>
          </w:sdtPr>
          <w:sdtContent>
            <w:customXmlDelRangeEnd w:id="615"/>
            <w:tc>
              <w:tcPr>
                <w:tcW w:w="1757" w:type="dxa"/>
                <w:vAlign w:val="center"/>
              </w:tcPr>
              <w:p w14:paraId="76FC1446" w14:textId="77777777" w:rsidR="00D04BAC" w:rsidRDefault="00D04BAC">
                <w:pPr>
                  <w:widowControl/>
                  <w:jc w:val="center"/>
                  <w:rPr>
                    <w:del w:id="616" w:author="WangDaWei 王大伟 [LNX5] [华北航线中心]" w:date="2024-03-05T14:51:00Z"/>
                    <w:rFonts w:asciiTheme="minorEastAsia" w:hAnsiTheme="minorEastAsia"/>
                    <w:sz w:val="24"/>
                  </w:rPr>
                </w:pPr>
              </w:p>
            </w:tc>
            <w:customXmlDelRangeStart w:id="617" w:author="WangDaWei 王大伟 [LNX5] [华北航线中心]" w:date="2024-03-05T14:51:00Z"/>
          </w:sdtContent>
        </w:sdt>
        <w:customXmlDelRangeEnd w:id="617"/>
      </w:tr>
      <w:tr w:rsidR="00D04BAC" w14:paraId="727A35D9" w14:textId="77777777">
        <w:trPr>
          <w:trHeight w:val="536"/>
        </w:trPr>
        <w:tc>
          <w:tcPr>
            <w:tcW w:w="8642" w:type="dxa"/>
            <w:gridSpan w:val="5"/>
          </w:tcPr>
          <w:p w14:paraId="5F58F34A" w14:textId="77777777" w:rsidR="00D04BAC" w:rsidRDefault="00DC777A">
            <w:pPr>
              <w:widowControl/>
              <w:jc w:val="center"/>
              <w:rPr>
                <w:rFonts w:asciiTheme="minorEastAsia" w:hAnsiTheme="minorEastAsia"/>
                <w:sz w:val="24"/>
              </w:rPr>
            </w:pPr>
            <w:r>
              <w:rPr>
                <w:rFonts w:asciiTheme="minorEastAsia" w:hAnsiTheme="minorEastAsia"/>
                <w:b/>
                <w:sz w:val="24"/>
              </w:rPr>
              <w:t>本项目预计总工时投入</w:t>
            </w:r>
            <w:r>
              <w:rPr>
                <w:rFonts w:asciiTheme="minorEastAsia" w:hAnsiTheme="minorEastAsia" w:hint="eastAsia"/>
                <w:b/>
                <w:sz w:val="24"/>
              </w:rPr>
              <w:t xml:space="preserve">： </w:t>
            </w:r>
            <w:r>
              <w:rPr>
                <w:rFonts w:asciiTheme="minorEastAsia" w:hAnsiTheme="minorEastAsia" w:hint="eastAsia"/>
                <w:b/>
                <w:sz w:val="24"/>
                <w:u w:val="single"/>
              </w:rPr>
              <w:t xml:space="preserve"> </w:t>
            </w:r>
            <w:r>
              <w:rPr>
                <w:rFonts w:asciiTheme="minorEastAsia" w:hAnsiTheme="minorEastAsia"/>
                <w:b/>
                <w:sz w:val="24"/>
                <w:u w:val="single"/>
              </w:rPr>
              <w:t xml:space="preserve">    2500     </w:t>
            </w:r>
            <w:r>
              <w:rPr>
                <w:rFonts w:asciiTheme="minorEastAsia" w:hAnsiTheme="minorEastAsia"/>
                <w:b/>
                <w:sz w:val="24"/>
              </w:rPr>
              <w:t xml:space="preserve"> 工时</w:t>
            </w:r>
          </w:p>
        </w:tc>
      </w:tr>
    </w:tbl>
    <w:p w14:paraId="5570A91C" w14:textId="77777777" w:rsidR="00D04BAC" w:rsidRDefault="00DC777A">
      <w:pPr>
        <w:widowControl/>
        <w:jc w:val="left"/>
        <w:rPr>
          <w:rFonts w:ascii="黑体" w:eastAsia="黑体" w:hAnsi="黑体"/>
          <w:sz w:val="32"/>
        </w:rPr>
      </w:pPr>
      <w:r>
        <w:rPr>
          <w:rFonts w:ascii="黑体" w:eastAsia="黑体" w:hAnsi="黑体" w:hint="eastAsia"/>
          <w:sz w:val="32"/>
        </w:rPr>
        <w:t>八、预计使用资产</w:t>
      </w:r>
      <w:r>
        <w:rPr>
          <w:rFonts w:ascii="黑体" w:eastAsia="黑体" w:hAnsi="黑体" w:hint="eastAsia"/>
          <w:sz w:val="32"/>
          <w:vertAlign w:val="superscript"/>
        </w:rPr>
        <w:t>*</w:t>
      </w:r>
    </w:p>
    <w:tbl>
      <w:tblPr>
        <w:tblStyle w:val="ad"/>
        <w:tblW w:w="8732" w:type="dxa"/>
        <w:tblLook w:val="04A0" w:firstRow="1" w:lastRow="0" w:firstColumn="1" w:lastColumn="0" w:noHBand="0" w:noVBand="1"/>
      </w:tblPr>
      <w:tblGrid>
        <w:gridCol w:w="2273"/>
        <w:gridCol w:w="2848"/>
        <w:gridCol w:w="3611"/>
      </w:tblGrid>
      <w:tr w:rsidR="00D04BAC" w14:paraId="637B2ED0" w14:textId="77777777">
        <w:trPr>
          <w:trHeight w:val="514"/>
        </w:trPr>
        <w:tc>
          <w:tcPr>
            <w:tcW w:w="2273" w:type="dxa"/>
            <w:vAlign w:val="center"/>
          </w:tcPr>
          <w:p w14:paraId="5E148AEF" w14:textId="77777777" w:rsidR="00D04BAC" w:rsidRDefault="00DC777A">
            <w:pPr>
              <w:widowControl/>
              <w:jc w:val="center"/>
              <w:rPr>
                <w:rFonts w:asciiTheme="minorEastAsia" w:hAnsiTheme="minorEastAsia"/>
                <w:b/>
                <w:sz w:val="24"/>
              </w:rPr>
            </w:pPr>
            <w:r>
              <w:rPr>
                <w:rFonts w:asciiTheme="minorEastAsia" w:hAnsiTheme="minorEastAsia" w:hint="eastAsia"/>
                <w:b/>
                <w:sz w:val="24"/>
              </w:rPr>
              <w:t>资产号</w:t>
            </w:r>
          </w:p>
        </w:tc>
        <w:tc>
          <w:tcPr>
            <w:tcW w:w="2848" w:type="dxa"/>
            <w:vAlign w:val="center"/>
          </w:tcPr>
          <w:p w14:paraId="5522E504" w14:textId="77777777" w:rsidR="00D04BAC" w:rsidRDefault="00DC777A">
            <w:pPr>
              <w:widowControl/>
              <w:jc w:val="center"/>
              <w:rPr>
                <w:rFonts w:asciiTheme="minorEastAsia" w:hAnsiTheme="minorEastAsia"/>
                <w:b/>
                <w:sz w:val="24"/>
              </w:rPr>
            </w:pPr>
            <w:r>
              <w:rPr>
                <w:rFonts w:asciiTheme="minorEastAsia" w:hAnsiTheme="minorEastAsia" w:hint="eastAsia"/>
                <w:b/>
                <w:sz w:val="24"/>
              </w:rPr>
              <w:t>资产名称</w:t>
            </w:r>
          </w:p>
        </w:tc>
        <w:tc>
          <w:tcPr>
            <w:tcW w:w="3611" w:type="dxa"/>
            <w:vAlign w:val="center"/>
          </w:tcPr>
          <w:p w14:paraId="36B89D66" w14:textId="77777777" w:rsidR="00D04BAC" w:rsidRDefault="00DC777A">
            <w:pPr>
              <w:widowControl/>
              <w:jc w:val="center"/>
              <w:rPr>
                <w:rFonts w:asciiTheme="minorEastAsia" w:hAnsiTheme="minorEastAsia"/>
                <w:b/>
                <w:sz w:val="24"/>
              </w:rPr>
            </w:pPr>
            <w:r>
              <w:rPr>
                <w:rFonts w:asciiTheme="minorEastAsia" w:hAnsiTheme="minorEastAsia"/>
                <w:b/>
                <w:sz w:val="24"/>
              </w:rPr>
              <w:t>预计使用时长</w:t>
            </w:r>
          </w:p>
        </w:tc>
      </w:tr>
      <w:tr w:rsidR="00D04BAC" w14:paraId="502D170C" w14:textId="77777777">
        <w:trPr>
          <w:trHeight w:val="493"/>
        </w:trPr>
        <w:tc>
          <w:tcPr>
            <w:tcW w:w="2273" w:type="dxa"/>
            <w:vAlign w:val="center"/>
          </w:tcPr>
          <w:p w14:paraId="07BFDCD3" w14:textId="77777777" w:rsidR="00D04BAC" w:rsidRDefault="00D04BAC">
            <w:pPr>
              <w:widowControl/>
              <w:jc w:val="center"/>
              <w:rPr>
                <w:rFonts w:asciiTheme="minorEastAsia" w:hAnsiTheme="minorEastAsia"/>
                <w:sz w:val="24"/>
              </w:rPr>
            </w:pPr>
          </w:p>
        </w:tc>
        <w:tc>
          <w:tcPr>
            <w:tcW w:w="2848" w:type="dxa"/>
            <w:vAlign w:val="center"/>
          </w:tcPr>
          <w:p w14:paraId="66873669" w14:textId="77777777" w:rsidR="00D04BAC" w:rsidRDefault="00D04BAC">
            <w:pPr>
              <w:widowControl/>
              <w:jc w:val="center"/>
              <w:rPr>
                <w:rFonts w:asciiTheme="minorEastAsia" w:hAnsiTheme="minorEastAsia"/>
                <w:sz w:val="24"/>
              </w:rPr>
            </w:pPr>
          </w:p>
        </w:tc>
        <w:tc>
          <w:tcPr>
            <w:tcW w:w="3611" w:type="dxa"/>
            <w:vAlign w:val="center"/>
          </w:tcPr>
          <w:p w14:paraId="6C3F36FA" w14:textId="77777777" w:rsidR="00D04BAC" w:rsidRDefault="00DC777A">
            <w:pPr>
              <w:widowControl/>
              <w:jc w:val="center"/>
              <w:rPr>
                <w:rFonts w:asciiTheme="minorEastAsia" w:hAnsiTheme="minorEastAsia"/>
                <w:sz w:val="24"/>
              </w:rPr>
            </w:pPr>
            <w:r>
              <w:rPr>
                <w:rFonts w:asciiTheme="minorEastAsia" w:hAnsiTheme="minorEastAsia"/>
                <w:sz w:val="24"/>
                <w:u w:val="single"/>
              </w:rPr>
              <w:t xml:space="preserve">      </w:t>
            </w:r>
            <w:proofErr w:type="gramStart"/>
            <w:r>
              <w:rPr>
                <w:rFonts w:asciiTheme="minorEastAsia" w:hAnsiTheme="minorEastAsia"/>
                <w:sz w:val="24"/>
              </w:rPr>
              <w:t>个</w:t>
            </w:r>
            <w:proofErr w:type="gramEnd"/>
            <w:r>
              <w:rPr>
                <w:rFonts w:asciiTheme="minorEastAsia" w:hAnsiTheme="minorEastAsia"/>
                <w:sz w:val="24"/>
              </w:rPr>
              <w:t>月</w:t>
            </w:r>
          </w:p>
        </w:tc>
      </w:tr>
      <w:tr w:rsidR="00D04BAC" w14:paraId="25ECF9B6" w14:textId="77777777">
        <w:trPr>
          <w:trHeight w:val="514"/>
        </w:trPr>
        <w:tc>
          <w:tcPr>
            <w:tcW w:w="2273" w:type="dxa"/>
            <w:vAlign w:val="center"/>
          </w:tcPr>
          <w:p w14:paraId="6CD9F582" w14:textId="77777777" w:rsidR="00D04BAC" w:rsidRDefault="00D04BAC">
            <w:pPr>
              <w:widowControl/>
              <w:jc w:val="center"/>
              <w:rPr>
                <w:rFonts w:asciiTheme="minorEastAsia" w:hAnsiTheme="minorEastAsia"/>
                <w:sz w:val="24"/>
              </w:rPr>
            </w:pPr>
          </w:p>
        </w:tc>
        <w:tc>
          <w:tcPr>
            <w:tcW w:w="2848" w:type="dxa"/>
            <w:vAlign w:val="center"/>
          </w:tcPr>
          <w:p w14:paraId="00AC6761" w14:textId="77777777" w:rsidR="00D04BAC" w:rsidRDefault="00D04BAC">
            <w:pPr>
              <w:widowControl/>
              <w:jc w:val="center"/>
              <w:rPr>
                <w:rFonts w:asciiTheme="minorEastAsia" w:hAnsiTheme="minorEastAsia"/>
                <w:sz w:val="24"/>
              </w:rPr>
            </w:pPr>
          </w:p>
        </w:tc>
        <w:tc>
          <w:tcPr>
            <w:tcW w:w="3611" w:type="dxa"/>
            <w:vAlign w:val="center"/>
          </w:tcPr>
          <w:p w14:paraId="71069E1F" w14:textId="77777777" w:rsidR="00D04BAC" w:rsidRDefault="00DC777A">
            <w:pPr>
              <w:jc w:val="center"/>
            </w:pPr>
            <w:r>
              <w:rPr>
                <w:rFonts w:asciiTheme="minorEastAsia" w:hAnsiTheme="minorEastAsia"/>
                <w:sz w:val="24"/>
                <w:u w:val="single"/>
              </w:rPr>
              <w:t xml:space="preserve">      </w:t>
            </w:r>
            <w:proofErr w:type="gramStart"/>
            <w:r>
              <w:rPr>
                <w:rFonts w:asciiTheme="minorEastAsia" w:hAnsiTheme="minorEastAsia"/>
                <w:sz w:val="24"/>
              </w:rPr>
              <w:t>个</w:t>
            </w:r>
            <w:proofErr w:type="gramEnd"/>
            <w:r>
              <w:rPr>
                <w:rFonts w:asciiTheme="minorEastAsia" w:hAnsiTheme="minorEastAsia"/>
                <w:sz w:val="24"/>
              </w:rPr>
              <w:t>月</w:t>
            </w:r>
          </w:p>
        </w:tc>
      </w:tr>
      <w:tr w:rsidR="00D04BAC" w14:paraId="21D868A0" w14:textId="77777777">
        <w:trPr>
          <w:trHeight w:val="514"/>
        </w:trPr>
        <w:tc>
          <w:tcPr>
            <w:tcW w:w="2273" w:type="dxa"/>
            <w:vAlign w:val="center"/>
          </w:tcPr>
          <w:p w14:paraId="0F347018" w14:textId="77777777" w:rsidR="00D04BAC" w:rsidRDefault="00D04BAC">
            <w:pPr>
              <w:widowControl/>
              <w:jc w:val="center"/>
              <w:rPr>
                <w:rFonts w:asciiTheme="minorEastAsia" w:hAnsiTheme="minorEastAsia"/>
                <w:sz w:val="24"/>
              </w:rPr>
            </w:pPr>
          </w:p>
        </w:tc>
        <w:tc>
          <w:tcPr>
            <w:tcW w:w="2848" w:type="dxa"/>
            <w:vAlign w:val="center"/>
          </w:tcPr>
          <w:p w14:paraId="69BD0C4D" w14:textId="77777777" w:rsidR="00D04BAC" w:rsidRDefault="00D04BAC">
            <w:pPr>
              <w:widowControl/>
              <w:jc w:val="center"/>
              <w:rPr>
                <w:rFonts w:asciiTheme="minorEastAsia" w:hAnsiTheme="minorEastAsia"/>
                <w:sz w:val="24"/>
              </w:rPr>
            </w:pPr>
          </w:p>
        </w:tc>
        <w:tc>
          <w:tcPr>
            <w:tcW w:w="3611" w:type="dxa"/>
            <w:vAlign w:val="center"/>
          </w:tcPr>
          <w:p w14:paraId="148DE009" w14:textId="77777777" w:rsidR="00D04BAC" w:rsidRDefault="00DC777A">
            <w:pPr>
              <w:jc w:val="center"/>
            </w:pPr>
            <w:r>
              <w:rPr>
                <w:rFonts w:asciiTheme="minorEastAsia" w:hAnsiTheme="minorEastAsia"/>
                <w:sz w:val="24"/>
                <w:u w:val="single"/>
              </w:rPr>
              <w:t xml:space="preserve">      </w:t>
            </w:r>
            <w:proofErr w:type="gramStart"/>
            <w:r>
              <w:rPr>
                <w:rFonts w:asciiTheme="minorEastAsia" w:hAnsiTheme="minorEastAsia"/>
                <w:sz w:val="24"/>
              </w:rPr>
              <w:t>个</w:t>
            </w:r>
            <w:proofErr w:type="gramEnd"/>
            <w:r>
              <w:rPr>
                <w:rFonts w:asciiTheme="minorEastAsia" w:hAnsiTheme="minorEastAsia"/>
                <w:sz w:val="24"/>
              </w:rPr>
              <w:t>月</w:t>
            </w:r>
          </w:p>
        </w:tc>
      </w:tr>
      <w:tr w:rsidR="00D04BAC" w14:paraId="4897AA56" w14:textId="77777777">
        <w:trPr>
          <w:trHeight w:val="514"/>
        </w:trPr>
        <w:tc>
          <w:tcPr>
            <w:tcW w:w="2273" w:type="dxa"/>
            <w:vAlign w:val="center"/>
          </w:tcPr>
          <w:p w14:paraId="0632942D" w14:textId="77777777" w:rsidR="00D04BAC" w:rsidRDefault="00D04BAC">
            <w:pPr>
              <w:widowControl/>
              <w:jc w:val="center"/>
              <w:rPr>
                <w:rFonts w:asciiTheme="minorEastAsia" w:hAnsiTheme="minorEastAsia"/>
                <w:sz w:val="24"/>
              </w:rPr>
            </w:pPr>
          </w:p>
        </w:tc>
        <w:tc>
          <w:tcPr>
            <w:tcW w:w="2848" w:type="dxa"/>
            <w:vAlign w:val="center"/>
          </w:tcPr>
          <w:p w14:paraId="5D6B31DA" w14:textId="77777777" w:rsidR="00D04BAC" w:rsidRDefault="00D04BAC">
            <w:pPr>
              <w:widowControl/>
              <w:jc w:val="center"/>
              <w:rPr>
                <w:rFonts w:asciiTheme="minorEastAsia" w:hAnsiTheme="minorEastAsia"/>
                <w:sz w:val="24"/>
              </w:rPr>
            </w:pPr>
          </w:p>
        </w:tc>
        <w:tc>
          <w:tcPr>
            <w:tcW w:w="3611" w:type="dxa"/>
            <w:vAlign w:val="center"/>
          </w:tcPr>
          <w:p w14:paraId="7464582D" w14:textId="77777777" w:rsidR="00D04BAC" w:rsidRDefault="00DC777A">
            <w:pPr>
              <w:jc w:val="center"/>
            </w:pPr>
            <w:r>
              <w:rPr>
                <w:rFonts w:asciiTheme="minorEastAsia" w:hAnsiTheme="minorEastAsia"/>
                <w:sz w:val="24"/>
                <w:u w:val="single"/>
              </w:rPr>
              <w:t xml:space="preserve">      </w:t>
            </w:r>
            <w:proofErr w:type="gramStart"/>
            <w:r>
              <w:rPr>
                <w:rFonts w:asciiTheme="minorEastAsia" w:hAnsiTheme="minorEastAsia"/>
                <w:sz w:val="24"/>
              </w:rPr>
              <w:t>个</w:t>
            </w:r>
            <w:proofErr w:type="gramEnd"/>
            <w:r>
              <w:rPr>
                <w:rFonts w:asciiTheme="minorEastAsia" w:hAnsiTheme="minorEastAsia"/>
                <w:sz w:val="24"/>
              </w:rPr>
              <w:t>月</w:t>
            </w:r>
          </w:p>
        </w:tc>
      </w:tr>
      <w:tr w:rsidR="00D04BAC" w14:paraId="065FB169" w14:textId="77777777">
        <w:trPr>
          <w:trHeight w:val="493"/>
        </w:trPr>
        <w:tc>
          <w:tcPr>
            <w:tcW w:w="2273" w:type="dxa"/>
            <w:vAlign w:val="center"/>
          </w:tcPr>
          <w:p w14:paraId="7D6E85F9" w14:textId="77777777" w:rsidR="00D04BAC" w:rsidRDefault="00D04BAC">
            <w:pPr>
              <w:widowControl/>
              <w:jc w:val="center"/>
              <w:rPr>
                <w:rFonts w:asciiTheme="minorEastAsia" w:hAnsiTheme="minorEastAsia"/>
                <w:sz w:val="24"/>
              </w:rPr>
            </w:pPr>
          </w:p>
        </w:tc>
        <w:tc>
          <w:tcPr>
            <w:tcW w:w="2848" w:type="dxa"/>
            <w:vAlign w:val="center"/>
          </w:tcPr>
          <w:p w14:paraId="14168E68" w14:textId="77777777" w:rsidR="00D04BAC" w:rsidRDefault="00D04BAC">
            <w:pPr>
              <w:widowControl/>
              <w:jc w:val="center"/>
              <w:rPr>
                <w:rFonts w:asciiTheme="minorEastAsia" w:hAnsiTheme="minorEastAsia"/>
                <w:sz w:val="24"/>
              </w:rPr>
            </w:pPr>
          </w:p>
        </w:tc>
        <w:tc>
          <w:tcPr>
            <w:tcW w:w="3611" w:type="dxa"/>
            <w:vAlign w:val="center"/>
          </w:tcPr>
          <w:p w14:paraId="4061E374" w14:textId="77777777" w:rsidR="00D04BAC" w:rsidRDefault="00DC777A">
            <w:pPr>
              <w:jc w:val="center"/>
            </w:pPr>
            <w:r>
              <w:rPr>
                <w:rFonts w:asciiTheme="minorEastAsia" w:hAnsiTheme="minorEastAsia"/>
                <w:sz w:val="24"/>
                <w:u w:val="single"/>
              </w:rPr>
              <w:t xml:space="preserve">      </w:t>
            </w:r>
            <w:proofErr w:type="gramStart"/>
            <w:r>
              <w:rPr>
                <w:rFonts w:asciiTheme="minorEastAsia" w:hAnsiTheme="minorEastAsia"/>
                <w:sz w:val="24"/>
              </w:rPr>
              <w:t>个</w:t>
            </w:r>
            <w:proofErr w:type="gramEnd"/>
            <w:r>
              <w:rPr>
                <w:rFonts w:asciiTheme="minorEastAsia" w:hAnsiTheme="minorEastAsia"/>
                <w:sz w:val="24"/>
              </w:rPr>
              <w:t>月</w:t>
            </w:r>
          </w:p>
        </w:tc>
      </w:tr>
      <w:tr w:rsidR="00D04BAC" w14:paraId="2F26BFDE" w14:textId="77777777">
        <w:trPr>
          <w:trHeight w:val="514"/>
          <w:del w:id="618" w:author="WangDaWei 王大伟 [LNX5] [华北航线中心]" w:date="2024-03-05T14:53:00Z"/>
        </w:trPr>
        <w:tc>
          <w:tcPr>
            <w:tcW w:w="2273" w:type="dxa"/>
          </w:tcPr>
          <w:p w14:paraId="2025BB93" w14:textId="77777777" w:rsidR="00D04BAC" w:rsidRDefault="00D04BAC">
            <w:pPr>
              <w:widowControl/>
              <w:jc w:val="center"/>
              <w:rPr>
                <w:del w:id="619" w:author="WangDaWei 王大伟 [LNX5] [华北航线中心]" w:date="2024-03-05T14:53:00Z"/>
                <w:rFonts w:asciiTheme="minorEastAsia" w:hAnsiTheme="minorEastAsia"/>
                <w:sz w:val="24"/>
              </w:rPr>
            </w:pPr>
          </w:p>
        </w:tc>
        <w:tc>
          <w:tcPr>
            <w:tcW w:w="2848" w:type="dxa"/>
          </w:tcPr>
          <w:p w14:paraId="6299B33E" w14:textId="77777777" w:rsidR="00D04BAC" w:rsidRDefault="00D04BAC">
            <w:pPr>
              <w:widowControl/>
              <w:jc w:val="center"/>
              <w:rPr>
                <w:del w:id="620" w:author="WangDaWei 王大伟 [LNX5] [华北航线中心]" w:date="2024-03-05T14:53:00Z"/>
                <w:rFonts w:asciiTheme="minorEastAsia" w:hAnsiTheme="minorEastAsia"/>
                <w:sz w:val="24"/>
              </w:rPr>
            </w:pPr>
          </w:p>
        </w:tc>
        <w:tc>
          <w:tcPr>
            <w:tcW w:w="3611" w:type="dxa"/>
            <w:vAlign w:val="center"/>
          </w:tcPr>
          <w:p w14:paraId="3D7E3E3F" w14:textId="77777777" w:rsidR="00D04BAC" w:rsidRDefault="00DC777A">
            <w:pPr>
              <w:jc w:val="center"/>
              <w:rPr>
                <w:del w:id="621" w:author="WangDaWei 王大伟 [LNX5] [华北航线中心]" w:date="2024-03-05T14:53:00Z"/>
              </w:rPr>
            </w:pPr>
            <w:del w:id="622" w:author="WangDaWei 王大伟 [LNX5] [华北航线中心]" w:date="2024-03-05T14:53:00Z">
              <w:r>
                <w:rPr>
                  <w:rFonts w:asciiTheme="minorEastAsia" w:hAnsiTheme="minorEastAsia"/>
                  <w:sz w:val="24"/>
                  <w:u w:val="single"/>
                </w:rPr>
                <w:delText xml:space="preserve">      </w:delText>
              </w:r>
              <w:r>
                <w:rPr>
                  <w:rFonts w:asciiTheme="minorEastAsia" w:hAnsiTheme="minorEastAsia"/>
                  <w:sz w:val="24"/>
                </w:rPr>
                <w:delText>个月</w:delText>
              </w:r>
            </w:del>
          </w:p>
        </w:tc>
      </w:tr>
    </w:tbl>
    <w:p w14:paraId="7C9B7E56" w14:textId="77777777" w:rsidR="00D04BAC" w:rsidRDefault="00DC777A">
      <w:pPr>
        <w:widowControl/>
        <w:jc w:val="left"/>
        <w:rPr>
          <w:rFonts w:asciiTheme="minorEastAsia" w:hAnsiTheme="minorEastAsia"/>
          <w:b/>
          <w:sz w:val="24"/>
          <w:szCs w:val="24"/>
        </w:rPr>
      </w:pPr>
      <w:r>
        <w:rPr>
          <w:rFonts w:ascii="黑体" w:eastAsia="黑体" w:hAnsi="黑体" w:hint="eastAsia"/>
          <w:sz w:val="32"/>
        </w:rPr>
        <w:t xml:space="preserve">九、经费预算 </w:t>
      </w:r>
      <w:r>
        <w:rPr>
          <w:rFonts w:ascii="黑体" w:eastAsia="黑体" w:hAnsi="黑体"/>
          <w:sz w:val="32"/>
        </w:rPr>
        <w:t xml:space="preserve">                           </w:t>
      </w:r>
      <w:r>
        <w:rPr>
          <w:rFonts w:ascii="黑体" w:eastAsia="黑体" w:hAnsi="黑体"/>
          <w:b/>
          <w:sz w:val="32"/>
        </w:rPr>
        <w:t xml:space="preserve"> </w:t>
      </w:r>
      <w:r>
        <w:rPr>
          <w:rFonts w:asciiTheme="minorEastAsia" w:hAnsiTheme="minorEastAsia" w:hint="eastAsia"/>
          <w:b/>
          <w:sz w:val="24"/>
          <w:szCs w:val="24"/>
        </w:rPr>
        <w:t>（</w:t>
      </w:r>
      <w:r>
        <w:rPr>
          <w:rFonts w:asciiTheme="minorEastAsia" w:hAnsiTheme="minorEastAsia"/>
          <w:b/>
          <w:sz w:val="24"/>
          <w:szCs w:val="24"/>
        </w:rPr>
        <w:t>单位</w:t>
      </w:r>
      <w:r>
        <w:rPr>
          <w:rFonts w:asciiTheme="minorEastAsia" w:hAnsiTheme="minorEastAsia" w:hint="eastAsia"/>
          <w:b/>
          <w:sz w:val="24"/>
          <w:szCs w:val="24"/>
        </w:rPr>
        <w:t>：</w:t>
      </w:r>
      <w:r>
        <w:rPr>
          <w:rFonts w:asciiTheme="minorEastAsia" w:hAnsiTheme="minorEastAsia"/>
          <w:b/>
          <w:sz w:val="24"/>
          <w:szCs w:val="24"/>
        </w:rPr>
        <w:t>万元</w:t>
      </w:r>
      <w:r>
        <w:rPr>
          <w:rFonts w:asciiTheme="minorEastAsia" w:hAnsiTheme="minorEastAsia" w:hint="eastAsia"/>
          <w:b/>
          <w:sz w:val="24"/>
          <w:szCs w:val="24"/>
        </w:rPr>
        <w:t>）</w:t>
      </w:r>
    </w:p>
    <w:tbl>
      <w:tblPr>
        <w:tblStyle w:val="ad"/>
        <w:tblW w:w="8779" w:type="dxa"/>
        <w:tblInd w:w="5" w:type="dxa"/>
        <w:tblLook w:val="04A0" w:firstRow="1" w:lastRow="0" w:firstColumn="1" w:lastColumn="0" w:noHBand="0" w:noVBand="1"/>
        <w:tblPrChange w:id="623" w:author="WangDaWei 王大伟 [LNX5] [华北航线中心]" w:date="2023-11-30T18:03:00Z">
          <w:tblPr>
            <w:tblStyle w:val="ad"/>
            <w:tblW w:w="8779" w:type="dxa"/>
            <w:tblInd w:w="5" w:type="dxa"/>
            <w:tblLook w:val="04A0" w:firstRow="1" w:lastRow="0" w:firstColumn="1" w:lastColumn="0" w:noHBand="0" w:noVBand="1"/>
          </w:tblPr>
        </w:tblPrChange>
      </w:tblPr>
      <w:tblGrid>
        <w:gridCol w:w="699"/>
        <w:gridCol w:w="2389"/>
        <w:gridCol w:w="1438"/>
        <w:gridCol w:w="1418"/>
        <w:gridCol w:w="1821"/>
        <w:gridCol w:w="1014"/>
        <w:tblGridChange w:id="624">
          <w:tblGrid>
            <w:gridCol w:w="699"/>
            <w:gridCol w:w="2389"/>
            <w:gridCol w:w="1155"/>
            <w:gridCol w:w="283"/>
            <w:gridCol w:w="851"/>
            <w:gridCol w:w="567"/>
            <w:gridCol w:w="1701"/>
            <w:gridCol w:w="120"/>
            <w:gridCol w:w="1014"/>
          </w:tblGrid>
        </w:tblGridChange>
      </w:tblGrid>
      <w:tr w:rsidR="00D04BAC" w14:paraId="7C21DB31" w14:textId="77777777" w:rsidTr="00D04BAC">
        <w:trPr>
          <w:trHeight w:val="482"/>
          <w:trPrChange w:id="625" w:author="WangDaWei 王大伟 [LNX5] [华北航线中心]" w:date="2023-11-30T18:03:00Z">
            <w:trPr>
              <w:trHeight w:val="482"/>
            </w:trPr>
          </w:trPrChange>
        </w:trPr>
        <w:tc>
          <w:tcPr>
            <w:tcW w:w="4526" w:type="dxa"/>
            <w:gridSpan w:val="3"/>
            <w:tcBorders>
              <w:bottom w:val="nil"/>
            </w:tcBorders>
            <w:shd w:val="clear" w:color="auto" w:fill="E7E6E6" w:themeFill="background2"/>
            <w:vAlign w:val="center"/>
            <w:tcPrChange w:id="626" w:author="WangDaWei 王大伟 [LNX5] [华北航线中心]" w:date="2023-11-30T18:03:00Z">
              <w:tcPr>
                <w:tcW w:w="4243" w:type="dxa"/>
                <w:gridSpan w:val="3"/>
                <w:tcBorders>
                  <w:bottom w:val="nil"/>
                </w:tcBorders>
                <w:shd w:val="clear" w:color="auto" w:fill="E7E6E6" w:themeFill="background2"/>
                <w:vAlign w:val="center"/>
              </w:tcPr>
            </w:tcPrChange>
          </w:tcPr>
          <w:p w14:paraId="744AAF83" w14:textId="77777777" w:rsidR="00D04BAC" w:rsidRDefault="00DC777A">
            <w:pPr>
              <w:widowControl/>
              <w:jc w:val="left"/>
              <w:rPr>
                <w:rFonts w:cstheme="minorHAnsi"/>
                <w:sz w:val="24"/>
              </w:rPr>
            </w:pPr>
            <w:r>
              <w:rPr>
                <w:rFonts w:ascii="黑体" w:eastAsia="黑体" w:hAnsi="黑体" w:hint="eastAsia"/>
                <w:sz w:val="24"/>
              </w:rPr>
              <w:t xml:space="preserve">（一）单位自筹经费 </w:t>
            </w:r>
            <w:r>
              <w:rPr>
                <w:rFonts w:ascii="黑体" w:eastAsia="黑体" w:hAnsi="黑体"/>
                <w:sz w:val="24"/>
              </w:rPr>
              <w:t>(A)</w:t>
            </w:r>
            <w:r>
              <w:rPr>
                <w:rFonts w:ascii="黑体" w:eastAsia="黑体" w:hAnsi="黑体" w:hint="eastAsia"/>
                <w:sz w:val="24"/>
              </w:rPr>
              <w:t>：</w:t>
            </w:r>
          </w:p>
        </w:tc>
        <w:tc>
          <w:tcPr>
            <w:tcW w:w="1418" w:type="dxa"/>
            <w:tcBorders>
              <w:bottom w:val="nil"/>
            </w:tcBorders>
            <w:tcPrChange w:id="627" w:author="WangDaWei 王大伟 [LNX5] [华北航线中心]" w:date="2023-11-30T18:03:00Z">
              <w:tcPr>
                <w:tcW w:w="1134" w:type="dxa"/>
                <w:gridSpan w:val="2"/>
                <w:tcBorders>
                  <w:bottom w:val="nil"/>
                </w:tcBorders>
              </w:tcPr>
            </w:tcPrChange>
          </w:tcPr>
          <w:p w14:paraId="703C219C" w14:textId="77777777" w:rsidR="00D04BAC" w:rsidRDefault="00D04BAC">
            <w:pPr>
              <w:widowControl/>
              <w:jc w:val="left"/>
              <w:rPr>
                <w:rFonts w:cstheme="minorHAnsi"/>
                <w:sz w:val="24"/>
              </w:rPr>
            </w:pPr>
          </w:p>
        </w:tc>
        <w:tc>
          <w:tcPr>
            <w:tcW w:w="2835" w:type="dxa"/>
            <w:gridSpan w:val="2"/>
            <w:tcBorders>
              <w:bottom w:val="nil"/>
            </w:tcBorders>
            <w:shd w:val="clear" w:color="auto" w:fill="auto"/>
            <w:vAlign w:val="center"/>
            <w:tcPrChange w:id="628" w:author="WangDaWei 王大伟 [LNX5] [华北航线中心]" w:date="2023-11-30T18:03:00Z">
              <w:tcPr>
                <w:tcW w:w="3402" w:type="dxa"/>
                <w:gridSpan w:val="4"/>
                <w:tcBorders>
                  <w:bottom w:val="nil"/>
                </w:tcBorders>
                <w:shd w:val="clear" w:color="auto" w:fill="auto"/>
                <w:vAlign w:val="center"/>
              </w:tcPr>
            </w:tcPrChange>
          </w:tcPr>
          <w:p w14:paraId="4DE2429A" w14:textId="77777777" w:rsidR="00D04BAC" w:rsidRDefault="00DC777A">
            <w:pPr>
              <w:widowControl/>
              <w:jc w:val="left"/>
              <w:rPr>
                <w:rFonts w:cstheme="minorHAnsi"/>
                <w:sz w:val="24"/>
              </w:rPr>
            </w:pPr>
            <w:r>
              <w:rPr>
                <w:rFonts w:cstheme="minorHAnsi" w:hint="eastAsia"/>
                <w:sz w:val="24"/>
              </w:rPr>
              <w:t xml:space="preserve"> </w:t>
            </w:r>
            <w:r>
              <w:rPr>
                <w:rFonts w:cstheme="minorHAnsi"/>
                <w:sz w:val="24"/>
              </w:rPr>
              <w:t xml:space="preserve">                     </w:t>
            </w:r>
          </w:p>
        </w:tc>
      </w:tr>
      <w:tr w:rsidR="00D04BAC" w14:paraId="0C87E835" w14:textId="77777777" w:rsidTr="00F444D4">
        <w:trPr>
          <w:trHeight w:val="473"/>
        </w:trPr>
        <w:tc>
          <w:tcPr>
            <w:tcW w:w="699" w:type="dxa"/>
            <w:shd w:val="clear" w:color="auto" w:fill="E7E6E6" w:themeFill="background2"/>
          </w:tcPr>
          <w:p w14:paraId="39E2F16B" w14:textId="77777777" w:rsidR="00D04BAC" w:rsidRDefault="00D04BAC">
            <w:pPr>
              <w:widowControl/>
              <w:jc w:val="left"/>
              <w:rPr>
                <w:rFonts w:ascii="黑体" w:eastAsia="黑体" w:hAnsi="黑体"/>
                <w:sz w:val="24"/>
              </w:rPr>
            </w:pPr>
          </w:p>
        </w:tc>
        <w:tc>
          <w:tcPr>
            <w:tcW w:w="8080" w:type="dxa"/>
            <w:gridSpan w:val="5"/>
            <w:shd w:val="clear" w:color="auto" w:fill="E7E6E6" w:themeFill="background2"/>
            <w:vAlign w:val="center"/>
          </w:tcPr>
          <w:p w14:paraId="52547135" w14:textId="77777777" w:rsidR="00D04BAC" w:rsidRDefault="00DC777A">
            <w:pPr>
              <w:widowControl/>
              <w:jc w:val="left"/>
              <w:rPr>
                <w:rFonts w:ascii="黑体" w:eastAsia="黑体" w:hAnsi="黑体"/>
                <w:sz w:val="24"/>
              </w:rPr>
            </w:pPr>
            <w:r>
              <w:rPr>
                <w:rFonts w:ascii="黑体" w:eastAsia="黑体" w:hAnsi="黑体" w:hint="eastAsia"/>
                <w:sz w:val="24"/>
              </w:rPr>
              <w:t>（二）创新基金（自筹经费项目免填）</w:t>
            </w:r>
          </w:p>
        </w:tc>
      </w:tr>
      <w:tr w:rsidR="00D04BAC" w14:paraId="079003CD" w14:textId="77777777" w:rsidTr="00D04BAC">
        <w:trPr>
          <w:trHeight w:val="482"/>
          <w:trPrChange w:id="629" w:author="WangDaWei 王大伟 [LNX5] [华北航线中心]" w:date="2023-11-30T18:03:00Z">
            <w:trPr>
              <w:gridAfter w:val="0"/>
              <w:trHeight w:val="482"/>
            </w:trPr>
          </w:trPrChange>
        </w:trPr>
        <w:tc>
          <w:tcPr>
            <w:tcW w:w="699" w:type="dxa"/>
            <w:vAlign w:val="center"/>
            <w:tcPrChange w:id="630" w:author="WangDaWei 王大伟 [LNX5] [华北航线中心]" w:date="2023-11-30T18:03:00Z">
              <w:tcPr>
                <w:tcW w:w="699" w:type="dxa"/>
                <w:vAlign w:val="center"/>
              </w:tcPr>
            </w:tcPrChange>
          </w:tcPr>
          <w:p w14:paraId="54E3E696" w14:textId="77777777" w:rsidR="00D04BAC" w:rsidRDefault="00DC777A">
            <w:pPr>
              <w:jc w:val="center"/>
              <w:rPr>
                <w:rFonts w:ascii="黑体" w:eastAsia="黑体" w:hAnsi="黑体"/>
                <w:sz w:val="24"/>
              </w:rPr>
            </w:pPr>
            <w:r>
              <w:rPr>
                <w:rFonts w:ascii="黑体" w:eastAsia="黑体" w:hAnsi="黑体" w:hint="eastAsia"/>
                <w:sz w:val="24"/>
              </w:rPr>
              <w:t>序号</w:t>
            </w:r>
          </w:p>
        </w:tc>
        <w:tc>
          <w:tcPr>
            <w:tcW w:w="2389" w:type="dxa"/>
            <w:vAlign w:val="center"/>
            <w:tcPrChange w:id="631" w:author="WangDaWei 王大伟 [LNX5] [华北航线中心]" w:date="2023-11-30T18:03:00Z">
              <w:tcPr>
                <w:tcW w:w="2389" w:type="dxa"/>
                <w:vAlign w:val="center"/>
              </w:tcPr>
            </w:tcPrChange>
          </w:tcPr>
          <w:p w14:paraId="4611DE36" w14:textId="77777777" w:rsidR="00D04BAC" w:rsidRDefault="00DC777A">
            <w:pPr>
              <w:jc w:val="center"/>
              <w:rPr>
                <w:rFonts w:ascii="黑体" w:eastAsia="黑体" w:hAnsi="黑体"/>
                <w:sz w:val="24"/>
              </w:rPr>
            </w:pPr>
            <w:r>
              <w:rPr>
                <w:rFonts w:ascii="黑体" w:eastAsia="黑体" w:hAnsi="黑体" w:hint="eastAsia"/>
                <w:sz w:val="24"/>
              </w:rPr>
              <w:t>科目</w:t>
            </w:r>
          </w:p>
        </w:tc>
        <w:tc>
          <w:tcPr>
            <w:tcW w:w="1438" w:type="dxa"/>
            <w:vAlign w:val="center"/>
            <w:tcPrChange w:id="632" w:author="WangDaWei 王大伟 [LNX5] [华北航线中心]" w:date="2023-11-30T18:03:00Z">
              <w:tcPr>
                <w:tcW w:w="1155" w:type="dxa"/>
                <w:vAlign w:val="center"/>
              </w:tcPr>
            </w:tcPrChange>
          </w:tcPr>
          <w:p w14:paraId="36868FAA" w14:textId="77777777" w:rsidR="00D04BAC" w:rsidRDefault="00DC777A">
            <w:pPr>
              <w:widowControl/>
              <w:jc w:val="center"/>
              <w:rPr>
                <w:rFonts w:ascii="黑体" w:eastAsia="黑体" w:hAnsi="黑体"/>
                <w:sz w:val="24"/>
              </w:rPr>
            </w:pPr>
            <w:r>
              <w:rPr>
                <w:rFonts w:ascii="黑体" w:eastAsia="黑体" w:hAnsi="黑体" w:hint="eastAsia"/>
                <w:sz w:val="24"/>
              </w:rPr>
              <w:t>第一年</w:t>
            </w:r>
          </w:p>
        </w:tc>
        <w:tc>
          <w:tcPr>
            <w:tcW w:w="1418" w:type="dxa"/>
            <w:vAlign w:val="center"/>
            <w:tcPrChange w:id="633" w:author="WangDaWei 王大伟 [LNX5] [华北航线中心]" w:date="2023-11-30T18:03:00Z">
              <w:tcPr>
                <w:tcW w:w="1134" w:type="dxa"/>
                <w:gridSpan w:val="2"/>
                <w:vAlign w:val="center"/>
              </w:tcPr>
            </w:tcPrChange>
          </w:tcPr>
          <w:p w14:paraId="634242A0" w14:textId="77777777" w:rsidR="00D04BAC" w:rsidRDefault="00DC777A">
            <w:pPr>
              <w:widowControl/>
              <w:jc w:val="center"/>
              <w:rPr>
                <w:rFonts w:ascii="黑体" w:eastAsia="黑体" w:hAnsi="黑体"/>
                <w:sz w:val="24"/>
              </w:rPr>
            </w:pPr>
            <w:r>
              <w:rPr>
                <w:rFonts w:ascii="黑体" w:eastAsia="黑体" w:hAnsi="黑体" w:hint="eastAsia"/>
                <w:sz w:val="24"/>
              </w:rPr>
              <w:t>第二年</w:t>
            </w:r>
          </w:p>
        </w:tc>
        <w:tc>
          <w:tcPr>
            <w:tcW w:w="2835" w:type="dxa"/>
            <w:gridSpan w:val="2"/>
            <w:vAlign w:val="center"/>
            <w:tcPrChange w:id="634" w:author="WangDaWei 王大伟 [LNX5] [华北航线中心]" w:date="2023-11-30T18:03:00Z">
              <w:tcPr>
                <w:tcW w:w="2268" w:type="dxa"/>
                <w:gridSpan w:val="2"/>
                <w:vAlign w:val="center"/>
              </w:tcPr>
            </w:tcPrChange>
          </w:tcPr>
          <w:p w14:paraId="0002D41D" w14:textId="77777777" w:rsidR="00D04BAC" w:rsidRDefault="00DC777A">
            <w:pPr>
              <w:jc w:val="center"/>
              <w:rPr>
                <w:rFonts w:ascii="黑体" w:eastAsia="黑体" w:hAnsi="黑体"/>
                <w:sz w:val="24"/>
              </w:rPr>
            </w:pPr>
            <w:r>
              <w:rPr>
                <w:rFonts w:ascii="黑体" w:eastAsia="黑体" w:hAnsi="黑体"/>
                <w:sz w:val="24"/>
              </w:rPr>
              <w:t>小计</w:t>
            </w:r>
          </w:p>
        </w:tc>
      </w:tr>
      <w:tr w:rsidR="00D04BAC" w14:paraId="12DBE1BB" w14:textId="77777777" w:rsidTr="00D04BAC">
        <w:trPr>
          <w:trHeight w:val="557"/>
          <w:trPrChange w:id="635" w:author="WangDaWei 王大伟 [LNX5] [华北航线中心]" w:date="2023-11-30T18:03:00Z">
            <w:trPr>
              <w:gridAfter w:val="0"/>
              <w:trHeight w:val="557"/>
            </w:trPr>
          </w:trPrChange>
        </w:trPr>
        <w:tc>
          <w:tcPr>
            <w:tcW w:w="699" w:type="dxa"/>
            <w:vAlign w:val="center"/>
            <w:tcPrChange w:id="636" w:author="WangDaWei 王大伟 [LNX5] [华北航线中心]" w:date="2023-11-30T18:03:00Z">
              <w:tcPr>
                <w:tcW w:w="699" w:type="dxa"/>
                <w:vAlign w:val="center"/>
              </w:tcPr>
            </w:tcPrChange>
          </w:tcPr>
          <w:p w14:paraId="3AEE89D8" w14:textId="77777777" w:rsidR="00D04BAC" w:rsidRDefault="00DC777A">
            <w:pPr>
              <w:widowControl/>
              <w:jc w:val="center"/>
              <w:rPr>
                <w:rFonts w:ascii="黑体" w:eastAsia="黑体" w:hAnsi="黑体"/>
                <w:sz w:val="24"/>
              </w:rPr>
            </w:pPr>
            <w:r>
              <w:rPr>
                <w:rFonts w:ascii="黑体" w:eastAsia="黑体" w:hAnsi="黑体" w:hint="eastAsia"/>
                <w:sz w:val="24"/>
              </w:rPr>
              <w:t>1</w:t>
            </w:r>
          </w:p>
        </w:tc>
        <w:tc>
          <w:tcPr>
            <w:tcW w:w="2389" w:type="dxa"/>
            <w:vAlign w:val="center"/>
            <w:tcPrChange w:id="637" w:author="WangDaWei 王大伟 [LNX5] [华北航线中心]" w:date="2023-11-30T18:03:00Z">
              <w:tcPr>
                <w:tcW w:w="2389" w:type="dxa"/>
                <w:vAlign w:val="center"/>
              </w:tcPr>
            </w:tcPrChange>
          </w:tcPr>
          <w:p w14:paraId="6C2AF7E2" w14:textId="77777777" w:rsidR="00D04BAC" w:rsidRDefault="00DC777A">
            <w:pPr>
              <w:widowControl/>
              <w:rPr>
                <w:rFonts w:ascii="黑体" w:eastAsia="黑体" w:hAnsi="黑体"/>
                <w:sz w:val="24"/>
              </w:rPr>
            </w:pPr>
            <w:r>
              <w:rPr>
                <w:rFonts w:ascii="黑体" w:eastAsia="黑体" w:hAnsi="黑体" w:hint="eastAsia"/>
                <w:sz w:val="24"/>
              </w:rPr>
              <w:t>设备费（2+</w:t>
            </w:r>
            <w:r>
              <w:rPr>
                <w:rFonts w:ascii="黑体" w:eastAsia="黑体" w:hAnsi="黑体"/>
                <w:sz w:val="24"/>
              </w:rPr>
              <w:t>3</w:t>
            </w:r>
            <w:r>
              <w:rPr>
                <w:rFonts w:ascii="黑体" w:eastAsia="黑体" w:hAnsi="黑体" w:hint="eastAsia"/>
                <w:sz w:val="24"/>
              </w:rPr>
              <w:t>）</w:t>
            </w:r>
          </w:p>
        </w:tc>
        <w:tc>
          <w:tcPr>
            <w:tcW w:w="1438" w:type="dxa"/>
            <w:vAlign w:val="center"/>
            <w:tcPrChange w:id="638" w:author="WangDaWei 王大伟 [LNX5] [华北航线中心]" w:date="2023-11-30T18:03:00Z">
              <w:tcPr>
                <w:tcW w:w="1155" w:type="dxa"/>
                <w:vAlign w:val="center"/>
              </w:tcPr>
            </w:tcPrChange>
          </w:tcPr>
          <w:p w14:paraId="477486B9" w14:textId="77777777" w:rsidR="00D04BAC" w:rsidRDefault="00D04BAC">
            <w:pPr>
              <w:widowControl/>
              <w:jc w:val="center"/>
              <w:rPr>
                <w:rFonts w:cstheme="minorHAnsi"/>
                <w:sz w:val="24"/>
              </w:rPr>
            </w:pPr>
          </w:p>
        </w:tc>
        <w:tc>
          <w:tcPr>
            <w:tcW w:w="1418" w:type="dxa"/>
            <w:tcPrChange w:id="639" w:author="WangDaWei 王大伟 [LNX5] [华北航线中心]" w:date="2023-11-30T18:03:00Z">
              <w:tcPr>
                <w:tcW w:w="1134" w:type="dxa"/>
                <w:gridSpan w:val="2"/>
              </w:tcPr>
            </w:tcPrChange>
          </w:tcPr>
          <w:p w14:paraId="5C613727" w14:textId="77777777" w:rsidR="00D04BAC" w:rsidRDefault="00D04BAC">
            <w:pPr>
              <w:widowControl/>
              <w:jc w:val="center"/>
              <w:rPr>
                <w:rFonts w:cstheme="minorHAnsi"/>
                <w:sz w:val="24"/>
              </w:rPr>
            </w:pPr>
          </w:p>
        </w:tc>
        <w:tc>
          <w:tcPr>
            <w:tcW w:w="2835" w:type="dxa"/>
            <w:gridSpan w:val="2"/>
            <w:vAlign w:val="center"/>
            <w:tcPrChange w:id="640" w:author="WangDaWei 王大伟 [LNX5] [华北航线中心]" w:date="2023-11-30T18:03:00Z">
              <w:tcPr>
                <w:tcW w:w="2268" w:type="dxa"/>
                <w:gridSpan w:val="2"/>
                <w:vAlign w:val="center"/>
              </w:tcPr>
            </w:tcPrChange>
          </w:tcPr>
          <w:p w14:paraId="188DCC1B" w14:textId="77777777" w:rsidR="00D04BAC" w:rsidRDefault="00D04BAC">
            <w:pPr>
              <w:widowControl/>
              <w:jc w:val="center"/>
              <w:rPr>
                <w:rFonts w:cstheme="minorHAnsi"/>
                <w:sz w:val="24"/>
              </w:rPr>
            </w:pPr>
          </w:p>
        </w:tc>
      </w:tr>
      <w:tr w:rsidR="00D04BAC" w14:paraId="175C4FA9" w14:textId="77777777" w:rsidTr="00D04BAC">
        <w:trPr>
          <w:trHeight w:val="557"/>
          <w:trPrChange w:id="641" w:author="WangDaWei 王大伟 [LNX5] [华北航线中心]" w:date="2023-11-30T18:03:00Z">
            <w:trPr>
              <w:gridAfter w:val="0"/>
              <w:trHeight w:val="557"/>
            </w:trPr>
          </w:trPrChange>
        </w:trPr>
        <w:tc>
          <w:tcPr>
            <w:tcW w:w="699" w:type="dxa"/>
            <w:vAlign w:val="center"/>
            <w:tcPrChange w:id="642" w:author="WangDaWei 王大伟 [LNX5] [华北航线中心]" w:date="2023-11-30T18:03:00Z">
              <w:tcPr>
                <w:tcW w:w="699" w:type="dxa"/>
                <w:vAlign w:val="center"/>
              </w:tcPr>
            </w:tcPrChange>
          </w:tcPr>
          <w:p w14:paraId="186F8612" w14:textId="77777777" w:rsidR="00D04BAC" w:rsidRDefault="00DC777A">
            <w:pPr>
              <w:widowControl/>
              <w:jc w:val="center"/>
              <w:rPr>
                <w:rFonts w:ascii="黑体" w:eastAsia="黑体" w:hAnsi="黑体"/>
                <w:sz w:val="24"/>
              </w:rPr>
            </w:pPr>
            <w:r>
              <w:rPr>
                <w:rFonts w:ascii="黑体" w:eastAsia="黑体" w:hAnsi="黑体"/>
                <w:sz w:val="24"/>
              </w:rPr>
              <w:t>2</w:t>
            </w:r>
          </w:p>
        </w:tc>
        <w:tc>
          <w:tcPr>
            <w:tcW w:w="2389" w:type="dxa"/>
            <w:vAlign w:val="center"/>
            <w:tcPrChange w:id="643" w:author="WangDaWei 王大伟 [LNX5] [华北航线中心]" w:date="2023-11-30T18:03:00Z">
              <w:tcPr>
                <w:tcW w:w="2389" w:type="dxa"/>
                <w:vAlign w:val="center"/>
              </w:tcPr>
            </w:tcPrChange>
          </w:tcPr>
          <w:p w14:paraId="097730CA" w14:textId="77777777" w:rsidR="00D04BAC" w:rsidRDefault="00DC777A">
            <w:pPr>
              <w:widowControl/>
              <w:ind w:leftChars="149" w:left="313"/>
              <w:rPr>
                <w:rFonts w:ascii="黑体" w:eastAsia="黑体" w:hAnsi="黑体"/>
                <w:sz w:val="24"/>
              </w:rPr>
            </w:pPr>
            <w:r>
              <w:rPr>
                <w:rFonts w:ascii="黑体" w:eastAsia="黑体" w:hAnsi="黑体" w:hint="eastAsia"/>
                <w:sz w:val="24"/>
              </w:rPr>
              <w:t>设备购置费</w:t>
            </w:r>
          </w:p>
        </w:tc>
        <w:tc>
          <w:tcPr>
            <w:tcW w:w="1438" w:type="dxa"/>
            <w:vAlign w:val="center"/>
            <w:tcPrChange w:id="644" w:author="WangDaWei 王大伟 [LNX5] [华北航线中心]" w:date="2023-11-30T18:03:00Z">
              <w:tcPr>
                <w:tcW w:w="1155" w:type="dxa"/>
                <w:vAlign w:val="center"/>
              </w:tcPr>
            </w:tcPrChange>
          </w:tcPr>
          <w:p w14:paraId="3C977D77" w14:textId="77777777" w:rsidR="00D04BAC" w:rsidRDefault="00D04BAC">
            <w:pPr>
              <w:widowControl/>
              <w:jc w:val="center"/>
              <w:rPr>
                <w:rFonts w:cstheme="minorHAnsi"/>
                <w:sz w:val="24"/>
              </w:rPr>
            </w:pPr>
          </w:p>
        </w:tc>
        <w:tc>
          <w:tcPr>
            <w:tcW w:w="1418" w:type="dxa"/>
            <w:tcPrChange w:id="645" w:author="WangDaWei 王大伟 [LNX5] [华北航线中心]" w:date="2023-11-30T18:03:00Z">
              <w:tcPr>
                <w:tcW w:w="1134" w:type="dxa"/>
                <w:gridSpan w:val="2"/>
              </w:tcPr>
            </w:tcPrChange>
          </w:tcPr>
          <w:p w14:paraId="1AB50E08" w14:textId="77777777" w:rsidR="00D04BAC" w:rsidRDefault="00D04BAC">
            <w:pPr>
              <w:widowControl/>
              <w:jc w:val="center"/>
              <w:rPr>
                <w:rFonts w:cstheme="minorHAnsi"/>
                <w:sz w:val="24"/>
              </w:rPr>
            </w:pPr>
          </w:p>
        </w:tc>
        <w:tc>
          <w:tcPr>
            <w:tcW w:w="2835" w:type="dxa"/>
            <w:gridSpan w:val="2"/>
            <w:vAlign w:val="center"/>
            <w:tcPrChange w:id="646" w:author="WangDaWei 王大伟 [LNX5] [华北航线中心]" w:date="2023-11-30T18:03:00Z">
              <w:tcPr>
                <w:tcW w:w="2268" w:type="dxa"/>
                <w:gridSpan w:val="2"/>
                <w:vAlign w:val="center"/>
              </w:tcPr>
            </w:tcPrChange>
          </w:tcPr>
          <w:p w14:paraId="2EE80D8B" w14:textId="77777777" w:rsidR="00D04BAC" w:rsidRDefault="00D04BAC">
            <w:pPr>
              <w:widowControl/>
              <w:jc w:val="center"/>
              <w:rPr>
                <w:rFonts w:cstheme="minorHAnsi"/>
                <w:sz w:val="24"/>
              </w:rPr>
            </w:pPr>
          </w:p>
        </w:tc>
      </w:tr>
      <w:tr w:rsidR="00D04BAC" w14:paraId="51DFCED6" w14:textId="77777777" w:rsidTr="00D04BAC">
        <w:trPr>
          <w:trHeight w:val="557"/>
          <w:trPrChange w:id="647" w:author="WangDaWei 王大伟 [LNX5] [华北航线中心]" w:date="2023-11-30T18:03:00Z">
            <w:trPr>
              <w:gridAfter w:val="0"/>
              <w:trHeight w:val="557"/>
            </w:trPr>
          </w:trPrChange>
        </w:trPr>
        <w:tc>
          <w:tcPr>
            <w:tcW w:w="699" w:type="dxa"/>
            <w:vAlign w:val="center"/>
            <w:tcPrChange w:id="648" w:author="WangDaWei 王大伟 [LNX5] [华北航线中心]" w:date="2023-11-30T18:03:00Z">
              <w:tcPr>
                <w:tcW w:w="699" w:type="dxa"/>
                <w:vAlign w:val="center"/>
              </w:tcPr>
            </w:tcPrChange>
          </w:tcPr>
          <w:p w14:paraId="4B68C8C8" w14:textId="77777777" w:rsidR="00D04BAC" w:rsidRDefault="00DC777A">
            <w:pPr>
              <w:widowControl/>
              <w:jc w:val="center"/>
              <w:rPr>
                <w:rFonts w:ascii="黑体" w:eastAsia="黑体" w:hAnsi="黑体"/>
                <w:sz w:val="24"/>
              </w:rPr>
            </w:pPr>
            <w:r>
              <w:rPr>
                <w:rFonts w:ascii="黑体" w:eastAsia="黑体" w:hAnsi="黑体" w:hint="eastAsia"/>
                <w:sz w:val="24"/>
              </w:rPr>
              <w:t>3</w:t>
            </w:r>
          </w:p>
        </w:tc>
        <w:tc>
          <w:tcPr>
            <w:tcW w:w="2389" w:type="dxa"/>
            <w:vAlign w:val="center"/>
            <w:tcPrChange w:id="649" w:author="WangDaWei 王大伟 [LNX5] [华北航线中心]" w:date="2023-11-30T18:03:00Z">
              <w:tcPr>
                <w:tcW w:w="2389" w:type="dxa"/>
                <w:vAlign w:val="center"/>
              </w:tcPr>
            </w:tcPrChange>
          </w:tcPr>
          <w:p w14:paraId="0DEB77F3" w14:textId="77777777" w:rsidR="00D04BAC" w:rsidRDefault="00DC777A">
            <w:pPr>
              <w:widowControl/>
              <w:ind w:leftChars="149" w:left="313"/>
              <w:rPr>
                <w:rFonts w:ascii="黑体" w:eastAsia="黑体" w:hAnsi="黑体"/>
                <w:sz w:val="24"/>
              </w:rPr>
            </w:pPr>
            <w:r>
              <w:rPr>
                <w:rFonts w:ascii="黑体" w:eastAsia="黑体" w:hAnsi="黑体" w:hint="eastAsia"/>
                <w:sz w:val="24"/>
              </w:rPr>
              <w:t>设备租赁费</w:t>
            </w:r>
          </w:p>
        </w:tc>
        <w:tc>
          <w:tcPr>
            <w:tcW w:w="1438" w:type="dxa"/>
            <w:vAlign w:val="center"/>
            <w:tcPrChange w:id="650" w:author="WangDaWei 王大伟 [LNX5] [华北航线中心]" w:date="2023-11-30T18:03:00Z">
              <w:tcPr>
                <w:tcW w:w="1155" w:type="dxa"/>
                <w:vAlign w:val="center"/>
              </w:tcPr>
            </w:tcPrChange>
          </w:tcPr>
          <w:p w14:paraId="1D657035" w14:textId="77777777" w:rsidR="00D04BAC" w:rsidRDefault="00D04BAC">
            <w:pPr>
              <w:widowControl/>
              <w:jc w:val="center"/>
              <w:rPr>
                <w:rFonts w:cstheme="minorHAnsi"/>
                <w:sz w:val="24"/>
              </w:rPr>
            </w:pPr>
          </w:p>
        </w:tc>
        <w:tc>
          <w:tcPr>
            <w:tcW w:w="1418" w:type="dxa"/>
            <w:tcPrChange w:id="651" w:author="WangDaWei 王大伟 [LNX5] [华北航线中心]" w:date="2023-11-30T18:03:00Z">
              <w:tcPr>
                <w:tcW w:w="1134" w:type="dxa"/>
                <w:gridSpan w:val="2"/>
              </w:tcPr>
            </w:tcPrChange>
          </w:tcPr>
          <w:p w14:paraId="578E6D4E" w14:textId="77777777" w:rsidR="00D04BAC" w:rsidRDefault="00D04BAC">
            <w:pPr>
              <w:widowControl/>
              <w:jc w:val="center"/>
              <w:rPr>
                <w:rFonts w:cstheme="minorHAnsi"/>
                <w:sz w:val="24"/>
              </w:rPr>
            </w:pPr>
          </w:p>
        </w:tc>
        <w:tc>
          <w:tcPr>
            <w:tcW w:w="2835" w:type="dxa"/>
            <w:gridSpan w:val="2"/>
            <w:vAlign w:val="center"/>
            <w:tcPrChange w:id="652" w:author="WangDaWei 王大伟 [LNX5] [华北航线中心]" w:date="2023-11-30T18:03:00Z">
              <w:tcPr>
                <w:tcW w:w="2268" w:type="dxa"/>
                <w:gridSpan w:val="2"/>
                <w:vAlign w:val="center"/>
              </w:tcPr>
            </w:tcPrChange>
          </w:tcPr>
          <w:p w14:paraId="0E043131" w14:textId="77777777" w:rsidR="00D04BAC" w:rsidRDefault="00D04BAC">
            <w:pPr>
              <w:widowControl/>
              <w:jc w:val="center"/>
              <w:rPr>
                <w:rFonts w:cstheme="minorHAnsi"/>
                <w:sz w:val="24"/>
              </w:rPr>
            </w:pPr>
          </w:p>
        </w:tc>
      </w:tr>
      <w:tr w:rsidR="00D04BAC" w14:paraId="671543B7" w14:textId="77777777" w:rsidTr="00D04BAC">
        <w:trPr>
          <w:trHeight w:val="557"/>
          <w:trPrChange w:id="653" w:author="WangDaWei 王大伟 [LNX5] [华北航线中心]" w:date="2023-11-30T18:03:00Z">
            <w:trPr>
              <w:gridAfter w:val="0"/>
              <w:trHeight w:val="557"/>
            </w:trPr>
          </w:trPrChange>
        </w:trPr>
        <w:tc>
          <w:tcPr>
            <w:tcW w:w="699" w:type="dxa"/>
            <w:vAlign w:val="center"/>
            <w:tcPrChange w:id="654" w:author="WangDaWei 王大伟 [LNX5] [华北航线中心]" w:date="2023-11-30T18:03:00Z">
              <w:tcPr>
                <w:tcW w:w="699" w:type="dxa"/>
                <w:vAlign w:val="center"/>
              </w:tcPr>
            </w:tcPrChange>
          </w:tcPr>
          <w:p w14:paraId="120EBDC3" w14:textId="77777777" w:rsidR="00D04BAC" w:rsidRDefault="00DC777A">
            <w:pPr>
              <w:widowControl/>
              <w:jc w:val="center"/>
              <w:rPr>
                <w:rFonts w:ascii="黑体" w:eastAsia="黑体" w:hAnsi="黑体"/>
                <w:sz w:val="24"/>
              </w:rPr>
            </w:pPr>
            <w:r>
              <w:rPr>
                <w:rFonts w:ascii="黑体" w:eastAsia="黑体" w:hAnsi="黑体" w:hint="eastAsia"/>
                <w:sz w:val="24"/>
              </w:rPr>
              <w:t>4</w:t>
            </w:r>
          </w:p>
        </w:tc>
        <w:tc>
          <w:tcPr>
            <w:tcW w:w="2389" w:type="dxa"/>
            <w:vAlign w:val="center"/>
            <w:tcPrChange w:id="655" w:author="WangDaWei 王大伟 [LNX5] [华北航线中心]" w:date="2023-11-30T18:03:00Z">
              <w:tcPr>
                <w:tcW w:w="2389" w:type="dxa"/>
                <w:vAlign w:val="center"/>
              </w:tcPr>
            </w:tcPrChange>
          </w:tcPr>
          <w:p w14:paraId="5A92A965" w14:textId="77777777" w:rsidR="00D04BAC" w:rsidRDefault="00DC777A">
            <w:pPr>
              <w:widowControl/>
              <w:rPr>
                <w:rFonts w:ascii="黑体" w:eastAsia="黑体" w:hAnsi="黑体"/>
                <w:sz w:val="24"/>
              </w:rPr>
            </w:pPr>
            <w:r>
              <w:rPr>
                <w:rFonts w:ascii="黑体" w:eastAsia="黑体" w:hAnsi="黑体" w:hint="eastAsia"/>
                <w:sz w:val="24"/>
              </w:rPr>
              <w:t>材料费</w:t>
            </w:r>
          </w:p>
        </w:tc>
        <w:tc>
          <w:tcPr>
            <w:tcW w:w="1438" w:type="dxa"/>
            <w:vAlign w:val="center"/>
            <w:tcPrChange w:id="656" w:author="WangDaWei 王大伟 [LNX5] [华北航线中心]" w:date="2023-11-30T18:03:00Z">
              <w:tcPr>
                <w:tcW w:w="1155" w:type="dxa"/>
                <w:vAlign w:val="center"/>
              </w:tcPr>
            </w:tcPrChange>
          </w:tcPr>
          <w:p w14:paraId="47797370" w14:textId="77777777" w:rsidR="00D04BAC" w:rsidRDefault="00D04BAC">
            <w:pPr>
              <w:widowControl/>
              <w:jc w:val="center"/>
              <w:rPr>
                <w:rFonts w:cstheme="minorHAnsi"/>
                <w:sz w:val="24"/>
              </w:rPr>
            </w:pPr>
          </w:p>
        </w:tc>
        <w:tc>
          <w:tcPr>
            <w:tcW w:w="1418" w:type="dxa"/>
            <w:tcPrChange w:id="657" w:author="WangDaWei 王大伟 [LNX5] [华北航线中心]" w:date="2023-11-30T18:03:00Z">
              <w:tcPr>
                <w:tcW w:w="1134" w:type="dxa"/>
                <w:gridSpan w:val="2"/>
              </w:tcPr>
            </w:tcPrChange>
          </w:tcPr>
          <w:p w14:paraId="194E712C" w14:textId="77777777" w:rsidR="00D04BAC" w:rsidRDefault="00D04BAC">
            <w:pPr>
              <w:widowControl/>
              <w:jc w:val="center"/>
              <w:rPr>
                <w:rFonts w:cstheme="minorHAnsi"/>
                <w:sz w:val="24"/>
              </w:rPr>
            </w:pPr>
          </w:p>
        </w:tc>
        <w:tc>
          <w:tcPr>
            <w:tcW w:w="2835" w:type="dxa"/>
            <w:gridSpan w:val="2"/>
            <w:vAlign w:val="center"/>
            <w:tcPrChange w:id="658" w:author="WangDaWei 王大伟 [LNX5] [华北航线中心]" w:date="2023-11-30T18:03:00Z">
              <w:tcPr>
                <w:tcW w:w="2268" w:type="dxa"/>
                <w:gridSpan w:val="2"/>
                <w:vAlign w:val="center"/>
              </w:tcPr>
            </w:tcPrChange>
          </w:tcPr>
          <w:p w14:paraId="71586485" w14:textId="77777777" w:rsidR="00D04BAC" w:rsidRDefault="00D04BAC">
            <w:pPr>
              <w:widowControl/>
              <w:jc w:val="center"/>
              <w:rPr>
                <w:rFonts w:cstheme="minorHAnsi"/>
                <w:sz w:val="24"/>
              </w:rPr>
            </w:pPr>
          </w:p>
        </w:tc>
      </w:tr>
      <w:tr w:rsidR="00D04BAC" w14:paraId="07BDDC9E" w14:textId="77777777" w:rsidTr="00D04BAC">
        <w:trPr>
          <w:trHeight w:val="557"/>
          <w:trPrChange w:id="659" w:author="WangDaWei 王大伟 [LNX5] [华北航线中心]" w:date="2023-11-30T18:03:00Z">
            <w:trPr>
              <w:gridAfter w:val="0"/>
              <w:trHeight w:val="557"/>
            </w:trPr>
          </w:trPrChange>
        </w:trPr>
        <w:tc>
          <w:tcPr>
            <w:tcW w:w="699" w:type="dxa"/>
            <w:vAlign w:val="center"/>
            <w:tcPrChange w:id="660" w:author="WangDaWei 王大伟 [LNX5] [华北航线中心]" w:date="2023-11-30T18:03:00Z">
              <w:tcPr>
                <w:tcW w:w="699" w:type="dxa"/>
                <w:vAlign w:val="center"/>
              </w:tcPr>
            </w:tcPrChange>
          </w:tcPr>
          <w:p w14:paraId="35D3B7FF" w14:textId="77777777" w:rsidR="00D04BAC" w:rsidRDefault="00DC777A">
            <w:pPr>
              <w:widowControl/>
              <w:jc w:val="center"/>
              <w:rPr>
                <w:rFonts w:ascii="黑体" w:eastAsia="黑体" w:hAnsi="黑体"/>
                <w:sz w:val="24"/>
              </w:rPr>
            </w:pPr>
            <w:r>
              <w:rPr>
                <w:rFonts w:ascii="黑体" w:eastAsia="黑体" w:hAnsi="黑体" w:hint="eastAsia"/>
                <w:sz w:val="24"/>
              </w:rPr>
              <w:t>5</w:t>
            </w:r>
          </w:p>
        </w:tc>
        <w:tc>
          <w:tcPr>
            <w:tcW w:w="2389" w:type="dxa"/>
            <w:vAlign w:val="center"/>
            <w:tcPrChange w:id="661" w:author="WangDaWei 王大伟 [LNX5] [华北航线中心]" w:date="2023-11-30T18:03:00Z">
              <w:tcPr>
                <w:tcW w:w="2389" w:type="dxa"/>
                <w:vAlign w:val="center"/>
              </w:tcPr>
            </w:tcPrChange>
          </w:tcPr>
          <w:p w14:paraId="1646766C" w14:textId="77777777" w:rsidR="00D04BAC" w:rsidRDefault="00DC777A">
            <w:pPr>
              <w:widowControl/>
              <w:rPr>
                <w:rFonts w:ascii="黑体" w:eastAsia="黑体" w:hAnsi="黑体"/>
                <w:sz w:val="24"/>
              </w:rPr>
            </w:pPr>
            <w:r>
              <w:rPr>
                <w:rFonts w:ascii="黑体" w:eastAsia="黑体" w:hAnsi="黑体" w:hint="eastAsia"/>
                <w:sz w:val="24"/>
              </w:rPr>
              <w:t>测试、化验、加工费</w:t>
            </w:r>
          </w:p>
        </w:tc>
        <w:tc>
          <w:tcPr>
            <w:tcW w:w="1438" w:type="dxa"/>
            <w:vAlign w:val="center"/>
            <w:tcPrChange w:id="662" w:author="WangDaWei 王大伟 [LNX5] [华北航线中心]" w:date="2023-11-30T18:03:00Z">
              <w:tcPr>
                <w:tcW w:w="1155" w:type="dxa"/>
                <w:vAlign w:val="center"/>
              </w:tcPr>
            </w:tcPrChange>
          </w:tcPr>
          <w:p w14:paraId="2839DD56" w14:textId="77777777" w:rsidR="00D04BAC" w:rsidRDefault="00D04BAC">
            <w:pPr>
              <w:widowControl/>
              <w:jc w:val="center"/>
              <w:rPr>
                <w:rFonts w:cstheme="minorHAnsi"/>
                <w:sz w:val="24"/>
              </w:rPr>
            </w:pPr>
          </w:p>
        </w:tc>
        <w:tc>
          <w:tcPr>
            <w:tcW w:w="1418" w:type="dxa"/>
            <w:vAlign w:val="center"/>
            <w:tcPrChange w:id="663" w:author="WangDaWei 王大伟 [LNX5] [华北航线中心]" w:date="2023-11-30T18:03:00Z">
              <w:tcPr>
                <w:tcW w:w="1134" w:type="dxa"/>
                <w:gridSpan w:val="2"/>
              </w:tcPr>
            </w:tcPrChange>
          </w:tcPr>
          <w:p w14:paraId="4EECE663" w14:textId="77777777" w:rsidR="00D04BAC" w:rsidRDefault="00DC777A">
            <w:pPr>
              <w:widowControl/>
              <w:jc w:val="center"/>
              <w:rPr>
                <w:rFonts w:cstheme="minorHAnsi"/>
                <w:sz w:val="24"/>
              </w:rPr>
            </w:pPr>
            <w:ins w:id="664" w:author="WangDaWei 王大伟 [LNX5] [华北航线中心]" w:date="2024-04-03T13:48:00Z">
              <w:r>
                <w:rPr>
                  <w:rFonts w:cstheme="minorHAnsi" w:hint="eastAsia"/>
                  <w:sz w:val="24"/>
                </w:rPr>
                <w:t>2</w:t>
              </w:r>
              <w:r>
                <w:rPr>
                  <w:rFonts w:cstheme="minorHAnsi"/>
                  <w:sz w:val="24"/>
                </w:rPr>
                <w:t>0</w:t>
              </w:r>
            </w:ins>
          </w:p>
        </w:tc>
        <w:tc>
          <w:tcPr>
            <w:tcW w:w="2835" w:type="dxa"/>
            <w:gridSpan w:val="2"/>
            <w:vAlign w:val="center"/>
            <w:tcPrChange w:id="665" w:author="WangDaWei 王大伟 [LNX5] [华北航线中心]" w:date="2023-11-30T18:03:00Z">
              <w:tcPr>
                <w:tcW w:w="2268" w:type="dxa"/>
                <w:gridSpan w:val="2"/>
                <w:vAlign w:val="center"/>
              </w:tcPr>
            </w:tcPrChange>
          </w:tcPr>
          <w:p w14:paraId="714F3C01" w14:textId="77777777" w:rsidR="00D04BAC" w:rsidRDefault="00DC777A">
            <w:pPr>
              <w:widowControl/>
              <w:jc w:val="center"/>
              <w:rPr>
                <w:rFonts w:cstheme="minorHAnsi"/>
                <w:sz w:val="24"/>
              </w:rPr>
            </w:pPr>
            <w:ins w:id="666" w:author="WangDaWei 王大伟 [LNX5] [华北航线中心]" w:date="2024-04-03T13:55:00Z">
              <w:r>
                <w:rPr>
                  <w:rFonts w:cstheme="minorHAnsi" w:hint="eastAsia"/>
                  <w:sz w:val="24"/>
                </w:rPr>
                <w:t>2</w:t>
              </w:r>
              <w:r>
                <w:rPr>
                  <w:rFonts w:cstheme="minorHAnsi"/>
                  <w:sz w:val="24"/>
                </w:rPr>
                <w:t>0</w:t>
              </w:r>
            </w:ins>
          </w:p>
        </w:tc>
      </w:tr>
      <w:tr w:rsidR="00D04BAC" w14:paraId="05D720F8" w14:textId="77777777" w:rsidTr="00D04BAC">
        <w:trPr>
          <w:trHeight w:val="557"/>
          <w:trPrChange w:id="667" w:author="WangDaWei 王大伟 [LNX5] [华北航线中心]" w:date="2023-11-30T18:03:00Z">
            <w:trPr>
              <w:gridAfter w:val="0"/>
              <w:trHeight w:val="557"/>
            </w:trPr>
          </w:trPrChange>
        </w:trPr>
        <w:tc>
          <w:tcPr>
            <w:tcW w:w="699" w:type="dxa"/>
            <w:vAlign w:val="center"/>
            <w:tcPrChange w:id="668" w:author="WangDaWei 王大伟 [LNX5] [华北航线中心]" w:date="2023-11-30T18:03:00Z">
              <w:tcPr>
                <w:tcW w:w="699" w:type="dxa"/>
                <w:vAlign w:val="center"/>
              </w:tcPr>
            </w:tcPrChange>
          </w:tcPr>
          <w:p w14:paraId="19C53C65" w14:textId="77777777" w:rsidR="00D04BAC" w:rsidRDefault="00DC777A">
            <w:pPr>
              <w:widowControl/>
              <w:jc w:val="center"/>
              <w:rPr>
                <w:rFonts w:ascii="黑体" w:eastAsia="黑体" w:hAnsi="黑体"/>
                <w:sz w:val="24"/>
              </w:rPr>
            </w:pPr>
            <w:r>
              <w:rPr>
                <w:rFonts w:ascii="黑体" w:eastAsia="黑体" w:hAnsi="黑体" w:hint="eastAsia"/>
                <w:sz w:val="24"/>
              </w:rPr>
              <w:t>6</w:t>
            </w:r>
          </w:p>
        </w:tc>
        <w:tc>
          <w:tcPr>
            <w:tcW w:w="2389" w:type="dxa"/>
            <w:vAlign w:val="center"/>
            <w:tcPrChange w:id="669" w:author="WangDaWei 王大伟 [LNX5] [华北航线中心]" w:date="2023-11-30T18:03:00Z">
              <w:tcPr>
                <w:tcW w:w="2389" w:type="dxa"/>
                <w:vAlign w:val="center"/>
              </w:tcPr>
            </w:tcPrChange>
          </w:tcPr>
          <w:p w14:paraId="3EAA9B80" w14:textId="77777777" w:rsidR="00D04BAC" w:rsidRDefault="00DC777A">
            <w:pPr>
              <w:widowControl/>
              <w:rPr>
                <w:rFonts w:ascii="黑体" w:eastAsia="黑体" w:hAnsi="黑体"/>
                <w:sz w:val="24"/>
              </w:rPr>
            </w:pPr>
            <w:r>
              <w:rPr>
                <w:rFonts w:ascii="黑体" w:eastAsia="黑体" w:hAnsi="黑体" w:hint="eastAsia"/>
                <w:sz w:val="24"/>
              </w:rPr>
              <w:t>科技开发费</w:t>
            </w:r>
          </w:p>
        </w:tc>
        <w:tc>
          <w:tcPr>
            <w:tcW w:w="1438" w:type="dxa"/>
            <w:vAlign w:val="center"/>
            <w:tcPrChange w:id="670" w:author="WangDaWei 王大伟 [LNX5] [华北航线中心]" w:date="2023-11-30T18:03:00Z">
              <w:tcPr>
                <w:tcW w:w="1155" w:type="dxa"/>
                <w:vAlign w:val="center"/>
              </w:tcPr>
            </w:tcPrChange>
          </w:tcPr>
          <w:p w14:paraId="321C48CE" w14:textId="77777777" w:rsidR="00D04BAC" w:rsidRDefault="00DC777A">
            <w:pPr>
              <w:widowControl/>
              <w:jc w:val="center"/>
              <w:rPr>
                <w:rFonts w:cstheme="minorHAnsi"/>
                <w:sz w:val="24"/>
              </w:rPr>
            </w:pPr>
            <w:ins w:id="671" w:author="WangDaWei 王大伟 [LNX5] [华北航线中心]" w:date="2024-04-01T15:33:00Z">
              <w:r>
                <w:rPr>
                  <w:rFonts w:cstheme="minorHAnsi"/>
                  <w:sz w:val="24"/>
                </w:rPr>
                <w:t>40</w:t>
              </w:r>
            </w:ins>
            <w:del w:id="672" w:author="WangDaWei 王大伟 [LNX5] [华北航线中心]" w:date="2023-11-30T18:03:00Z">
              <w:r>
                <w:rPr>
                  <w:rFonts w:cstheme="minorHAnsi"/>
                  <w:sz w:val="24"/>
                </w:rPr>
                <w:delText>96</w:delText>
              </w:r>
            </w:del>
          </w:p>
        </w:tc>
        <w:tc>
          <w:tcPr>
            <w:tcW w:w="1418" w:type="dxa"/>
            <w:vAlign w:val="center"/>
            <w:tcPrChange w:id="673" w:author="WangDaWei 王大伟 [LNX5] [华北航线中心]" w:date="2023-11-30T18:03:00Z">
              <w:tcPr>
                <w:tcW w:w="1134" w:type="dxa"/>
                <w:gridSpan w:val="2"/>
                <w:vAlign w:val="center"/>
              </w:tcPr>
            </w:tcPrChange>
          </w:tcPr>
          <w:p w14:paraId="0221CF5F" w14:textId="77777777" w:rsidR="00D04BAC" w:rsidRDefault="00DC777A">
            <w:pPr>
              <w:widowControl/>
              <w:jc w:val="center"/>
              <w:rPr>
                <w:rFonts w:cstheme="minorHAnsi"/>
                <w:sz w:val="24"/>
              </w:rPr>
            </w:pPr>
            <w:del w:id="674" w:author="WangDaWei 王大伟 [LNX5] [华北航线中心]" w:date="2023-11-30T18:03:00Z">
              <w:r>
                <w:rPr>
                  <w:rFonts w:cstheme="minorHAnsi" w:hint="eastAsia"/>
                  <w:sz w:val="24"/>
                </w:rPr>
                <w:delText>4</w:delText>
              </w:r>
              <w:r>
                <w:rPr>
                  <w:rFonts w:cstheme="minorHAnsi"/>
                  <w:sz w:val="24"/>
                </w:rPr>
                <w:delText>0</w:delText>
              </w:r>
            </w:del>
          </w:p>
        </w:tc>
        <w:tc>
          <w:tcPr>
            <w:tcW w:w="2835" w:type="dxa"/>
            <w:gridSpan w:val="2"/>
            <w:vAlign w:val="center"/>
            <w:tcPrChange w:id="675" w:author="WangDaWei 王大伟 [LNX5] [华北航线中心]" w:date="2023-11-30T18:03:00Z">
              <w:tcPr>
                <w:tcW w:w="2268" w:type="dxa"/>
                <w:gridSpan w:val="2"/>
                <w:vAlign w:val="center"/>
              </w:tcPr>
            </w:tcPrChange>
          </w:tcPr>
          <w:p w14:paraId="661D1C64" w14:textId="77777777" w:rsidR="00D04BAC" w:rsidRDefault="00DC777A">
            <w:pPr>
              <w:widowControl/>
              <w:jc w:val="center"/>
              <w:rPr>
                <w:rFonts w:cstheme="minorHAnsi"/>
                <w:sz w:val="24"/>
              </w:rPr>
            </w:pPr>
            <w:ins w:id="676" w:author="WangDaWei 王大伟 [LNX5] [华北航线中心]" w:date="2024-04-03T13:48:00Z">
              <w:r>
                <w:rPr>
                  <w:rFonts w:cstheme="minorHAnsi"/>
                  <w:sz w:val="24"/>
                </w:rPr>
                <w:t>4</w:t>
              </w:r>
            </w:ins>
            <w:ins w:id="677" w:author="WangDaWei 王大伟 [LNX5] [华北航线中心]" w:date="2024-04-01T15:34:00Z">
              <w:r>
                <w:rPr>
                  <w:rFonts w:cstheme="minorHAnsi"/>
                  <w:sz w:val="24"/>
                </w:rPr>
                <w:t>0</w:t>
              </w:r>
            </w:ins>
            <w:del w:id="678" w:author="WangDaWei 王大伟 [LNX5] [华北航线中心]" w:date="2023-11-30T18:03:00Z">
              <w:r>
                <w:rPr>
                  <w:rFonts w:cstheme="minorHAnsi" w:hint="eastAsia"/>
                  <w:sz w:val="24"/>
                </w:rPr>
                <w:delText>1</w:delText>
              </w:r>
              <w:r>
                <w:rPr>
                  <w:rFonts w:cstheme="minorHAnsi"/>
                  <w:sz w:val="24"/>
                </w:rPr>
                <w:delText>95</w:delText>
              </w:r>
            </w:del>
          </w:p>
        </w:tc>
      </w:tr>
      <w:tr w:rsidR="00D04BAC" w14:paraId="40DEEA34" w14:textId="77777777" w:rsidTr="00D04BAC">
        <w:trPr>
          <w:trHeight w:val="557"/>
          <w:trPrChange w:id="679" w:author="WangDaWei 王大伟 [LNX5] [华北航线中心]" w:date="2023-11-30T18:03:00Z">
            <w:trPr>
              <w:gridAfter w:val="0"/>
              <w:trHeight w:val="557"/>
            </w:trPr>
          </w:trPrChange>
        </w:trPr>
        <w:tc>
          <w:tcPr>
            <w:tcW w:w="699" w:type="dxa"/>
            <w:vAlign w:val="center"/>
            <w:tcPrChange w:id="680" w:author="WangDaWei 王大伟 [LNX5] [华北航线中心]" w:date="2023-11-30T18:03:00Z">
              <w:tcPr>
                <w:tcW w:w="699" w:type="dxa"/>
                <w:vAlign w:val="center"/>
              </w:tcPr>
            </w:tcPrChange>
          </w:tcPr>
          <w:p w14:paraId="29187F25" w14:textId="77777777" w:rsidR="00D04BAC" w:rsidRDefault="00DC777A">
            <w:pPr>
              <w:widowControl/>
              <w:jc w:val="center"/>
              <w:rPr>
                <w:rFonts w:ascii="黑体" w:eastAsia="黑体" w:hAnsi="黑体"/>
                <w:sz w:val="24"/>
              </w:rPr>
            </w:pPr>
            <w:r>
              <w:rPr>
                <w:rFonts w:ascii="黑体" w:eastAsia="黑体" w:hAnsi="黑体" w:hint="eastAsia"/>
                <w:sz w:val="24"/>
              </w:rPr>
              <w:t>7</w:t>
            </w:r>
          </w:p>
        </w:tc>
        <w:tc>
          <w:tcPr>
            <w:tcW w:w="2389" w:type="dxa"/>
            <w:vAlign w:val="center"/>
            <w:tcPrChange w:id="681" w:author="WangDaWei 王大伟 [LNX5] [华北航线中心]" w:date="2023-11-30T18:03:00Z">
              <w:tcPr>
                <w:tcW w:w="2389" w:type="dxa"/>
                <w:vAlign w:val="center"/>
              </w:tcPr>
            </w:tcPrChange>
          </w:tcPr>
          <w:p w14:paraId="2BD278FF" w14:textId="77777777" w:rsidR="00D04BAC" w:rsidRDefault="00DC777A">
            <w:pPr>
              <w:widowControl/>
              <w:rPr>
                <w:rFonts w:ascii="黑体" w:eastAsia="黑体" w:hAnsi="黑体"/>
                <w:sz w:val="24"/>
              </w:rPr>
            </w:pPr>
            <w:r>
              <w:rPr>
                <w:rFonts w:ascii="黑体" w:eastAsia="黑体" w:hAnsi="黑体" w:hint="eastAsia"/>
                <w:sz w:val="24"/>
              </w:rPr>
              <w:t>资料费</w:t>
            </w:r>
          </w:p>
        </w:tc>
        <w:tc>
          <w:tcPr>
            <w:tcW w:w="1438" w:type="dxa"/>
            <w:vAlign w:val="center"/>
            <w:tcPrChange w:id="682" w:author="WangDaWei 王大伟 [LNX5] [华北航线中心]" w:date="2023-11-30T18:03:00Z">
              <w:tcPr>
                <w:tcW w:w="1155" w:type="dxa"/>
                <w:vAlign w:val="center"/>
              </w:tcPr>
            </w:tcPrChange>
          </w:tcPr>
          <w:p w14:paraId="44789E36" w14:textId="77777777" w:rsidR="00D04BAC" w:rsidRDefault="00DC777A">
            <w:pPr>
              <w:widowControl/>
              <w:jc w:val="center"/>
              <w:rPr>
                <w:rFonts w:cstheme="minorHAnsi"/>
                <w:sz w:val="24"/>
              </w:rPr>
            </w:pPr>
            <w:del w:id="683" w:author="WangDaWei 王大伟 [LNX5] [华北航线中心]" w:date="2023-11-30T18:08:00Z">
              <w:r>
                <w:rPr>
                  <w:rFonts w:cstheme="minorHAnsi" w:hint="eastAsia"/>
                  <w:sz w:val="24"/>
                </w:rPr>
                <w:delText>2</w:delText>
              </w:r>
            </w:del>
          </w:p>
        </w:tc>
        <w:tc>
          <w:tcPr>
            <w:tcW w:w="1418" w:type="dxa"/>
            <w:tcPrChange w:id="684" w:author="WangDaWei 王大伟 [LNX5] [华北航线中心]" w:date="2023-11-30T18:03:00Z">
              <w:tcPr>
                <w:tcW w:w="1134" w:type="dxa"/>
                <w:gridSpan w:val="2"/>
              </w:tcPr>
            </w:tcPrChange>
          </w:tcPr>
          <w:p w14:paraId="625A53B5" w14:textId="77777777" w:rsidR="00D04BAC" w:rsidRDefault="00D04BAC">
            <w:pPr>
              <w:widowControl/>
              <w:jc w:val="center"/>
              <w:rPr>
                <w:rFonts w:cstheme="minorHAnsi"/>
                <w:sz w:val="24"/>
              </w:rPr>
            </w:pPr>
          </w:p>
        </w:tc>
        <w:tc>
          <w:tcPr>
            <w:tcW w:w="2835" w:type="dxa"/>
            <w:gridSpan w:val="2"/>
            <w:vAlign w:val="center"/>
            <w:tcPrChange w:id="685" w:author="WangDaWei 王大伟 [LNX5] [华北航线中心]" w:date="2023-11-30T18:03:00Z">
              <w:tcPr>
                <w:tcW w:w="2268" w:type="dxa"/>
                <w:gridSpan w:val="2"/>
                <w:vAlign w:val="center"/>
              </w:tcPr>
            </w:tcPrChange>
          </w:tcPr>
          <w:p w14:paraId="3E4A3BA4" w14:textId="77777777" w:rsidR="00D04BAC" w:rsidRDefault="00D04BAC">
            <w:pPr>
              <w:widowControl/>
              <w:jc w:val="center"/>
              <w:rPr>
                <w:rFonts w:cstheme="minorHAnsi"/>
                <w:sz w:val="24"/>
              </w:rPr>
            </w:pPr>
          </w:p>
        </w:tc>
      </w:tr>
      <w:tr w:rsidR="00D04BAC" w14:paraId="532E9B1D" w14:textId="77777777" w:rsidTr="00D04BAC">
        <w:trPr>
          <w:trHeight w:val="557"/>
          <w:trPrChange w:id="686" w:author="WangDaWei 王大伟 [LNX5] [华北航线中心]" w:date="2023-11-30T18:03:00Z">
            <w:trPr>
              <w:gridAfter w:val="0"/>
              <w:trHeight w:val="557"/>
            </w:trPr>
          </w:trPrChange>
        </w:trPr>
        <w:tc>
          <w:tcPr>
            <w:tcW w:w="699" w:type="dxa"/>
            <w:vAlign w:val="center"/>
            <w:tcPrChange w:id="687" w:author="WangDaWei 王大伟 [LNX5] [华北航线中心]" w:date="2023-11-30T18:03:00Z">
              <w:tcPr>
                <w:tcW w:w="699" w:type="dxa"/>
                <w:vAlign w:val="center"/>
              </w:tcPr>
            </w:tcPrChange>
          </w:tcPr>
          <w:p w14:paraId="42CBAEBF" w14:textId="77777777" w:rsidR="00D04BAC" w:rsidRDefault="00DC777A">
            <w:pPr>
              <w:widowControl/>
              <w:jc w:val="center"/>
              <w:rPr>
                <w:rFonts w:ascii="黑体" w:eastAsia="黑体" w:hAnsi="黑体"/>
                <w:sz w:val="24"/>
              </w:rPr>
            </w:pPr>
            <w:r>
              <w:rPr>
                <w:rFonts w:ascii="黑体" w:eastAsia="黑体" w:hAnsi="黑体" w:hint="eastAsia"/>
                <w:sz w:val="24"/>
              </w:rPr>
              <w:t>8</w:t>
            </w:r>
          </w:p>
        </w:tc>
        <w:tc>
          <w:tcPr>
            <w:tcW w:w="2389" w:type="dxa"/>
            <w:vAlign w:val="center"/>
            <w:tcPrChange w:id="688" w:author="WangDaWei 王大伟 [LNX5] [华北航线中心]" w:date="2023-11-30T18:03:00Z">
              <w:tcPr>
                <w:tcW w:w="2389" w:type="dxa"/>
                <w:vAlign w:val="center"/>
              </w:tcPr>
            </w:tcPrChange>
          </w:tcPr>
          <w:p w14:paraId="1AFBB7C5" w14:textId="77777777" w:rsidR="00D04BAC" w:rsidRDefault="00DC777A">
            <w:pPr>
              <w:widowControl/>
              <w:rPr>
                <w:rFonts w:ascii="黑体" w:eastAsia="黑体" w:hAnsi="黑体"/>
                <w:sz w:val="24"/>
              </w:rPr>
            </w:pPr>
            <w:r>
              <w:rPr>
                <w:rFonts w:ascii="黑体" w:eastAsia="黑体" w:hAnsi="黑体" w:hint="eastAsia"/>
                <w:sz w:val="24"/>
              </w:rPr>
              <w:t>专家费</w:t>
            </w:r>
          </w:p>
        </w:tc>
        <w:tc>
          <w:tcPr>
            <w:tcW w:w="1438" w:type="dxa"/>
            <w:vAlign w:val="center"/>
            <w:tcPrChange w:id="689" w:author="WangDaWei 王大伟 [LNX5] [华北航线中心]" w:date="2023-11-30T18:03:00Z">
              <w:tcPr>
                <w:tcW w:w="1155" w:type="dxa"/>
                <w:vAlign w:val="center"/>
              </w:tcPr>
            </w:tcPrChange>
          </w:tcPr>
          <w:p w14:paraId="45C5C700" w14:textId="77777777" w:rsidR="00D04BAC" w:rsidRDefault="00DC777A">
            <w:pPr>
              <w:widowControl/>
              <w:jc w:val="center"/>
              <w:rPr>
                <w:rFonts w:cstheme="minorHAnsi"/>
                <w:sz w:val="24"/>
              </w:rPr>
            </w:pPr>
            <w:del w:id="690" w:author="WangDaWei 王大伟 [LNX5] [华北航线中心]" w:date="2023-11-30T18:04:00Z">
              <w:r>
                <w:rPr>
                  <w:rFonts w:cstheme="minorHAnsi"/>
                  <w:sz w:val="24"/>
                </w:rPr>
                <w:delText>1</w:delText>
              </w:r>
            </w:del>
          </w:p>
        </w:tc>
        <w:tc>
          <w:tcPr>
            <w:tcW w:w="1418" w:type="dxa"/>
            <w:tcPrChange w:id="691" w:author="WangDaWei 王大伟 [LNX5] [华北航线中心]" w:date="2023-11-30T18:03:00Z">
              <w:tcPr>
                <w:tcW w:w="1134" w:type="dxa"/>
                <w:gridSpan w:val="2"/>
              </w:tcPr>
            </w:tcPrChange>
          </w:tcPr>
          <w:p w14:paraId="4F701AF3" w14:textId="77777777" w:rsidR="00D04BAC" w:rsidRDefault="00D04BAC">
            <w:pPr>
              <w:widowControl/>
              <w:jc w:val="center"/>
              <w:rPr>
                <w:rFonts w:cstheme="minorHAnsi"/>
                <w:sz w:val="24"/>
              </w:rPr>
            </w:pPr>
          </w:p>
        </w:tc>
        <w:tc>
          <w:tcPr>
            <w:tcW w:w="2835" w:type="dxa"/>
            <w:gridSpan w:val="2"/>
            <w:vAlign w:val="center"/>
            <w:tcPrChange w:id="692" w:author="WangDaWei 王大伟 [LNX5] [华北航线中心]" w:date="2023-11-30T18:03:00Z">
              <w:tcPr>
                <w:tcW w:w="2268" w:type="dxa"/>
                <w:gridSpan w:val="2"/>
                <w:vAlign w:val="center"/>
              </w:tcPr>
            </w:tcPrChange>
          </w:tcPr>
          <w:p w14:paraId="1AC6AEDA" w14:textId="77777777" w:rsidR="00D04BAC" w:rsidRDefault="00D04BAC">
            <w:pPr>
              <w:widowControl/>
              <w:jc w:val="center"/>
              <w:rPr>
                <w:rFonts w:cstheme="minorHAnsi"/>
                <w:sz w:val="24"/>
              </w:rPr>
            </w:pPr>
          </w:p>
        </w:tc>
      </w:tr>
      <w:tr w:rsidR="00D04BAC" w14:paraId="25E78AE7" w14:textId="77777777" w:rsidTr="00D04BAC">
        <w:trPr>
          <w:trHeight w:val="557"/>
          <w:trPrChange w:id="693" w:author="WangDaWei 王大伟 [LNX5] [华北航线中心]" w:date="2023-11-30T18:03:00Z">
            <w:trPr>
              <w:trHeight w:val="557"/>
            </w:trPr>
          </w:trPrChange>
        </w:trPr>
        <w:tc>
          <w:tcPr>
            <w:tcW w:w="699" w:type="dxa"/>
            <w:vAlign w:val="center"/>
            <w:tcPrChange w:id="694" w:author="WangDaWei 王大伟 [LNX5] [华北航线中心]" w:date="2023-11-30T18:03:00Z">
              <w:tcPr>
                <w:tcW w:w="699" w:type="dxa"/>
                <w:vAlign w:val="center"/>
              </w:tcPr>
            </w:tcPrChange>
          </w:tcPr>
          <w:p w14:paraId="3E019109" w14:textId="77777777" w:rsidR="00D04BAC" w:rsidRDefault="00DC777A">
            <w:pPr>
              <w:widowControl/>
              <w:jc w:val="center"/>
              <w:rPr>
                <w:rFonts w:ascii="黑体" w:eastAsia="黑体" w:hAnsi="黑体"/>
                <w:sz w:val="24"/>
              </w:rPr>
            </w:pPr>
            <w:r>
              <w:rPr>
                <w:rFonts w:ascii="黑体" w:eastAsia="黑体" w:hAnsi="黑体" w:hint="eastAsia"/>
                <w:sz w:val="24"/>
              </w:rPr>
              <w:t>9</w:t>
            </w:r>
          </w:p>
        </w:tc>
        <w:tc>
          <w:tcPr>
            <w:tcW w:w="2389" w:type="dxa"/>
            <w:vAlign w:val="center"/>
            <w:tcPrChange w:id="695" w:author="WangDaWei 王大伟 [LNX5] [华北航线中心]" w:date="2023-11-30T18:03:00Z">
              <w:tcPr>
                <w:tcW w:w="2389" w:type="dxa"/>
                <w:vAlign w:val="center"/>
              </w:tcPr>
            </w:tcPrChange>
          </w:tcPr>
          <w:p w14:paraId="5D25D684" w14:textId="77777777" w:rsidR="00D04BAC" w:rsidRDefault="00DC777A">
            <w:pPr>
              <w:widowControl/>
              <w:rPr>
                <w:rFonts w:ascii="黑体" w:eastAsia="黑体" w:hAnsi="黑体"/>
                <w:sz w:val="24"/>
              </w:rPr>
            </w:pPr>
            <w:r>
              <w:rPr>
                <w:rFonts w:ascii="黑体" w:eastAsia="黑体" w:hAnsi="黑体" w:hint="eastAsia"/>
                <w:sz w:val="24"/>
              </w:rPr>
              <w:t>差旅费</w:t>
            </w:r>
          </w:p>
        </w:tc>
        <w:tc>
          <w:tcPr>
            <w:tcW w:w="1438" w:type="dxa"/>
            <w:vAlign w:val="center"/>
            <w:tcPrChange w:id="696" w:author="WangDaWei 王大伟 [LNX5] [华北航线中心]" w:date="2023-11-30T18:03:00Z">
              <w:tcPr>
                <w:tcW w:w="1155" w:type="dxa"/>
                <w:vAlign w:val="center"/>
              </w:tcPr>
            </w:tcPrChange>
          </w:tcPr>
          <w:p w14:paraId="0FA37467" w14:textId="77777777" w:rsidR="00D04BAC" w:rsidRDefault="00DC777A">
            <w:pPr>
              <w:widowControl/>
              <w:jc w:val="center"/>
              <w:rPr>
                <w:rFonts w:cstheme="minorHAnsi"/>
                <w:sz w:val="24"/>
              </w:rPr>
            </w:pPr>
            <w:del w:id="697" w:author="WangDaWei 王大伟 [LNX5] [华北航线中心]" w:date="2023-11-30T18:04:00Z">
              <w:r>
                <w:rPr>
                  <w:rFonts w:cstheme="minorHAnsi" w:hint="eastAsia"/>
                  <w:sz w:val="24"/>
                </w:rPr>
                <w:delText>1</w:delText>
              </w:r>
            </w:del>
          </w:p>
        </w:tc>
        <w:tc>
          <w:tcPr>
            <w:tcW w:w="1418" w:type="dxa"/>
            <w:tcPrChange w:id="698" w:author="WangDaWei 王大伟 [LNX5] [华北航线中心]" w:date="2023-11-30T18:03:00Z">
              <w:tcPr>
                <w:tcW w:w="1134" w:type="dxa"/>
                <w:gridSpan w:val="2"/>
              </w:tcPr>
            </w:tcPrChange>
          </w:tcPr>
          <w:p w14:paraId="0CB53CDB" w14:textId="77777777" w:rsidR="00D04BAC" w:rsidRDefault="00D04BAC">
            <w:pPr>
              <w:widowControl/>
              <w:jc w:val="center"/>
              <w:rPr>
                <w:rFonts w:cstheme="minorHAnsi"/>
                <w:sz w:val="24"/>
              </w:rPr>
            </w:pPr>
          </w:p>
        </w:tc>
        <w:tc>
          <w:tcPr>
            <w:tcW w:w="1821" w:type="dxa"/>
            <w:vAlign w:val="center"/>
            <w:tcPrChange w:id="699" w:author="WangDaWei 王大伟 [LNX5] [华北航线中心]" w:date="2023-11-30T18:03:00Z">
              <w:tcPr>
                <w:tcW w:w="2388" w:type="dxa"/>
                <w:gridSpan w:val="3"/>
                <w:vAlign w:val="center"/>
              </w:tcPr>
            </w:tcPrChange>
          </w:tcPr>
          <w:p w14:paraId="1FEC6232" w14:textId="77777777" w:rsidR="00D04BAC" w:rsidRDefault="00D04BAC">
            <w:pPr>
              <w:widowControl/>
              <w:jc w:val="center"/>
              <w:rPr>
                <w:rFonts w:cstheme="minorHAnsi"/>
                <w:sz w:val="24"/>
              </w:rPr>
            </w:pPr>
          </w:p>
        </w:tc>
        <w:tc>
          <w:tcPr>
            <w:tcW w:w="1014" w:type="dxa"/>
            <w:vAlign w:val="center"/>
            <w:tcPrChange w:id="700" w:author="WangDaWei 王大伟 [LNX5] [华北航线中心]" w:date="2023-11-30T18:03:00Z">
              <w:tcPr>
                <w:tcW w:w="1014" w:type="dxa"/>
                <w:vAlign w:val="center"/>
              </w:tcPr>
            </w:tcPrChange>
          </w:tcPr>
          <w:p w14:paraId="4A7FDA53" w14:textId="77777777" w:rsidR="00D04BAC" w:rsidRDefault="00D04BAC">
            <w:pPr>
              <w:widowControl/>
              <w:jc w:val="center"/>
              <w:rPr>
                <w:rFonts w:cstheme="minorHAnsi"/>
                <w:sz w:val="24"/>
              </w:rPr>
            </w:pPr>
          </w:p>
        </w:tc>
      </w:tr>
      <w:tr w:rsidR="00D04BAC" w14:paraId="6B6026F0" w14:textId="77777777" w:rsidTr="00D04BAC">
        <w:trPr>
          <w:trHeight w:val="557"/>
          <w:trPrChange w:id="701" w:author="WangDaWei 王大伟 [LNX5] [华北航线中心]" w:date="2023-11-30T18:03:00Z">
            <w:trPr>
              <w:trHeight w:val="557"/>
            </w:trPr>
          </w:trPrChange>
        </w:trPr>
        <w:tc>
          <w:tcPr>
            <w:tcW w:w="699" w:type="dxa"/>
            <w:vAlign w:val="center"/>
            <w:tcPrChange w:id="702" w:author="WangDaWei 王大伟 [LNX5] [华北航线中心]" w:date="2023-11-30T18:03:00Z">
              <w:tcPr>
                <w:tcW w:w="699" w:type="dxa"/>
                <w:vAlign w:val="center"/>
              </w:tcPr>
            </w:tcPrChange>
          </w:tcPr>
          <w:p w14:paraId="3EC89736" w14:textId="77777777" w:rsidR="00D04BAC" w:rsidRDefault="00DC777A">
            <w:pPr>
              <w:widowControl/>
              <w:jc w:val="center"/>
              <w:rPr>
                <w:rFonts w:ascii="黑体" w:eastAsia="黑体" w:hAnsi="黑体"/>
                <w:sz w:val="24"/>
              </w:rPr>
            </w:pPr>
            <w:r>
              <w:rPr>
                <w:rFonts w:ascii="黑体" w:eastAsia="黑体" w:hAnsi="黑体" w:hint="eastAsia"/>
                <w:sz w:val="24"/>
              </w:rPr>
              <w:t>1</w:t>
            </w:r>
            <w:r>
              <w:rPr>
                <w:rFonts w:ascii="黑体" w:eastAsia="黑体" w:hAnsi="黑体"/>
                <w:sz w:val="24"/>
              </w:rPr>
              <w:t>0</w:t>
            </w:r>
          </w:p>
        </w:tc>
        <w:tc>
          <w:tcPr>
            <w:tcW w:w="2389" w:type="dxa"/>
            <w:vAlign w:val="center"/>
            <w:tcPrChange w:id="703" w:author="WangDaWei 王大伟 [LNX5] [华北航线中心]" w:date="2023-11-30T18:03:00Z">
              <w:tcPr>
                <w:tcW w:w="2389" w:type="dxa"/>
                <w:vAlign w:val="center"/>
              </w:tcPr>
            </w:tcPrChange>
          </w:tcPr>
          <w:p w14:paraId="305DBD8C" w14:textId="77777777" w:rsidR="00D04BAC" w:rsidRDefault="00DC777A">
            <w:pPr>
              <w:widowControl/>
              <w:rPr>
                <w:rFonts w:ascii="黑体" w:eastAsia="黑体" w:hAnsi="黑体"/>
                <w:sz w:val="24"/>
              </w:rPr>
            </w:pPr>
            <w:r>
              <w:rPr>
                <w:rFonts w:ascii="黑体" w:eastAsia="黑体" w:hAnsi="黑体" w:hint="eastAsia"/>
                <w:sz w:val="24"/>
              </w:rPr>
              <w:t>会议费</w:t>
            </w:r>
          </w:p>
        </w:tc>
        <w:tc>
          <w:tcPr>
            <w:tcW w:w="1438" w:type="dxa"/>
            <w:vAlign w:val="center"/>
            <w:tcPrChange w:id="704" w:author="WangDaWei 王大伟 [LNX5] [华北航线中心]" w:date="2023-11-30T18:03:00Z">
              <w:tcPr>
                <w:tcW w:w="1155" w:type="dxa"/>
                <w:vAlign w:val="center"/>
              </w:tcPr>
            </w:tcPrChange>
          </w:tcPr>
          <w:p w14:paraId="173D6FEA" w14:textId="77777777" w:rsidR="00D04BAC" w:rsidRDefault="00D04BAC">
            <w:pPr>
              <w:widowControl/>
              <w:jc w:val="center"/>
              <w:rPr>
                <w:rFonts w:cstheme="minorHAnsi"/>
                <w:sz w:val="24"/>
              </w:rPr>
            </w:pPr>
          </w:p>
        </w:tc>
        <w:tc>
          <w:tcPr>
            <w:tcW w:w="1418" w:type="dxa"/>
            <w:tcPrChange w:id="705" w:author="WangDaWei 王大伟 [LNX5] [华北航线中心]" w:date="2023-11-30T18:03:00Z">
              <w:tcPr>
                <w:tcW w:w="1134" w:type="dxa"/>
                <w:gridSpan w:val="2"/>
              </w:tcPr>
            </w:tcPrChange>
          </w:tcPr>
          <w:p w14:paraId="2AFB257F" w14:textId="77777777" w:rsidR="00D04BAC" w:rsidRDefault="00D04BAC">
            <w:pPr>
              <w:widowControl/>
              <w:jc w:val="center"/>
              <w:rPr>
                <w:rFonts w:cstheme="minorHAnsi"/>
                <w:sz w:val="24"/>
              </w:rPr>
            </w:pPr>
          </w:p>
        </w:tc>
        <w:tc>
          <w:tcPr>
            <w:tcW w:w="1821" w:type="dxa"/>
            <w:vAlign w:val="center"/>
            <w:tcPrChange w:id="706" w:author="WangDaWei 王大伟 [LNX5] [华北航线中心]" w:date="2023-11-30T18:03:00Z">
              <w:tcPr>
                <w:tcW w:w="2388" w:type="dxa"/>
                <w:gridSpan w:val="3"/>
                <w:vAlign w:val="center"/>
              </w:tcPr>
            </w:tcPrChange>
          </w:tcPr>
          <w:p w14:paraId="7FDA4988" w14:textId="77777777" w:rsidR="00D04BAC" w:rsidRDefault="00D04BAC">
            <w:pPr>
              <w:widowControl/>
              <w:jc w:val="center"/>
              <w:rPr>
                <w:rFonts w:cstheme="minorHAnsi"/>
                <w:sz w:val="24"/>
              </w:rPr>
            </w:pPr>
          </w:p>
        </w:tc>
        <w:tc>
          <w:tcPr>
            <w:tcW w:w="1014" w:type="dxa"/>
            <w:vAlign w:val="center"/>
            <w:tcPrChange w:id="707" w:author="WangDaWei 王大伟 [LNX5] [华北航线中心]" w:date="2023-11-30T18:03:00Z">
              <w:tcPr>
                <w:tcW w:w="1014" w:type="dxa"/>
                <w:vAlign w:val="center"/>
              </w:tcPr>
            </w:tcPrChange>
          </w:tcPr>
          <w:p w14:paraId="7443E2C9" w14:textId="77777777" w:rsidR="00D04BAC" w:rsidRDefault="00D04BAC">
            <w:pPr>
              <w:widowControl/>
              <w:jc w:val="center"/>
              <w:rPr>
                <w:rFonts w:cstheme="minorHAnsi"/>
                <w:sz w:val="24"/>
              </w:rPr>
            </w:pPr>
          </w:p>
        </w:tc>
      </w:tr>
      <w:tr w:rsidR="00D04BAC" w14:paraId="7C93E366" w14:textId="77777777" w:rsidTr="00D04BAC">
        <w:trPr>
          <w:trHeight w:val="557"/>
          <w:trPrChange w:id="708" w:author="WangDaWei 王大伟 [LNX5] [华北航线中心]" w:date="2023-11-30T18:03:00Z">
            <w:trPr>
              <w:trHeight w:val="557"/>
            </w:trPr>
          </w:trPrChange>
        </w:trPr>
        <w:tc>
          <w:tcPr>
            <w:tcW w:w="699" w:type="dxa"/>
            <w:vAlign w:val="center"/>
            <w:tcPrChange w:id="709" w:author="WangDaWei 王大伟 [LNX5] [华北航线中心]" w:date="2023-11-30T18:03:00Z">
              <w:tcPr>
                <w:tcW w:w="699" w:type="dxa"/>
                <w:vAlign w:val="center"/>
              </w:tcPr>
            </w:tcPrChange>
          </w:tcPr>
          <w:p w14:paraId="62C2B102" w14:textId="77777777" w:rsidR="00D04BAC" w:rsidRDefault="00DC777A">
            <w:pPr>
              <w:widowControl/>
              <w:jc w:val="center"/>
              <w:rPr>
                <w:rFonts w:ascii="黑体" w:eastAsia="黑体" w:hAnsi="黑体"/>
                <w:sz w:val="24"/>
              </w:rPr>
            </w:pPr>
            <w:r>
              <w:rPr>
                <w:rFonts w:ascii="黑体" w:eastAsia="黑体" w:hAnsi="黑体" w:hint="eastAsia"/>
                <w:sz w:val="24"/>
              </w:rPr>
              <w:lastRenderedPageBreak/>
              <w:t>1</w:t>
            </w:r>
            <w:r>
              <w:rPr>
                <w:rFonts w:ascii="黑体" w:eastAsia="黑体" w:hAnsi="黑体"/>
                <w:sz w:val="24"/>
              </w:rPr>
              <w:t>1</w:t>
            </w:r>
          </w:p>
        </w:tc>
        <w:tc>
          <w:tcPr>
            <w:tcW w:w="2389" w:type="dxa"/>
            <w:vAlign w:val="center"/>
            <w:tcPrChange w:id="710" w:author="WangDaWei 王大伟 [LNX5] [华北航线中心]" w:date="2023-11-30T18:03:00Z">
              <w:tcPr>
                <w:tcW w:w="2389" w:type="dxa"/>
                <w:vAlign w:val="center"/>
              </w:tcPr>
            </w:tcPrChange>
          </w:tcPr>
          <w:p w14:paraId="620D8240" w14:textId="77777777" w:rsidR="00D04BAC" w:rsidRDefault="00DC777A">
            <w:pPr>
              <w:widowControl/>
              <w:rPr>
                <w:rFonts w:ascii="黑体" w:eastAsia="黑体" w:hAnsi="黑体"/>
                <w:sz w:val="24"/>
              </w:rPr>
            </w:pPr>
            <w:r>
              <w:rPr>
                <w:rFonts w:ascii="黑体" w:eastAsia="黑体" w:hAnsi="黑体" w:hint="eastAsia"/>
                <w:sz w:val="24"/>
              </w:rPr>
              <w:t>绩效奖金</w:t>
            </w:r>
          </w:p>
        </w:tc>
        <w:tc>
          <w:tcPr>
            <w:tcW w:w="1438" w:type="dxa"/>
            <w:tcPrChange w:id="711" w:author="WangDaWei 王大伟 [LNX5] [华北航线中心]" w:date="2023-11-30T18:03:00Z">
              <w:tcPr>
                <w:tcW w:w="1155" w:type="dxa"/>
              </w:tcPr>
            </w:tcPrChange>
          </w:tcPr>
          <w:p w14:paraId="3B4ABA00" w14:textId="77777777" w:rsidR="00D04BAC" w:rsidRDefault="00D04BAC">
            <w:pPr>
              <w:widowControl/>
              <w:jc w:val="center"/>
              <w:rPr>
                <w:rFonts w:cstheme="minorHAnsi"/>
                <w:sz w:val="24"/>
              </w:rPr>
            </w:pPr>
          </w:p>
        </w:tc>
        <w:tc>
          <w:tcPr>
            <w:tcW w:w="3239" w:type="dxa"/>
            <w:gridSpan w:val="2"/>
            <w:vAlign w:val="center"/>
            <w:tcPrChange w:id="712" w:author="WangDaWei 王大伟 [LNX5] [华北航线中心]" w:date="2023-11-30T18:03:00Z">
              <w:tcPr>
                <w:tcW w:w="3522" w:type="dxa"/>
                <w:gridSpan w:val="5"/>
                <w:vAlign w:val="center"/>
              </w:tcPr>
            </w:tcPrChange>
          </w:tcPr>
          <w:p w14:paraId="3CCE694B" w14:textId="77777777" w:rsidR="00D04BAC" w:rsidRDefault="00DC777A">
            <w:pPr>
              <w:widowControl/>
              <w:jc w:val="center"/>
              <w:rPr>
                <w:rFonts w:cstheme="minorHAnsi"/>
                <w:sz w:val="24"/>
              </w:rPr>
            </w:pPr>
            <w:r>
              <w:rPr>
                <w:rFonts w:cstheme="minorHAnsi" w:hint="eastAsia"/>
                <w:sz w:val="24"/>
              </w:rPr>
              <w:t>项目组不填</w:t>
            </w:r>
          </w:p>
        </w:tc>
        <w:tc>
          <w:tcPr>
            <w:tcW w:w="1014" w:type="dxa"/>
            <w:vAlign w:val="center"/>
            <w:tcPrChange w:id="713" w:author="WangDaWei 王大伟 [LNX5] [华北航线中心]" w:date="2023-11-30T18:03:00Z">
              <w:tcPr>
                <w:tcW w:w="1014" w:type="dxa"/>
                <w:vAlign w:val="center"/>
              </w:tcPr>
            </w:tcPrChange>
          </w:tcPr>
          <w:p w14:paraId="55AA2D2C" w14:textId="77777777" w:rsidR="00D04BAC" w:rsidRDefault="00DC777A">
            <w:pPr>
              <w:widowControl/>
              <w:jc w:val="center"/>
              <w:rPr>
                <w:rFonts w:cstheme="minorHAnsi"/>
                <w:sz w:val="24"/>
              </w:rPr>
            </w:pPr>
            <w:r>
              <w:rPr>
                <w:rFonts w:cstheme="minorHAnsi" w:hint="eastAsia"/>
                <w:sz w:val="24"/>
              </w:rPr>
              <w:t>***</w:t>
            </w:r>
          </w:p>
        </w:tc>
      </w:tr>
      <w:tr w:rsidR="00D04BAC" w14:paraId="32188EEC" w14:textId="77777777" w:rsidTr="00F444D4">
        <w:trPr>
          <w:trHeight w:val="557"/>
        </w:trPr>
        <w:tc>
          <w:tcPr>
            <w:tcW w:w="699" w:type="dxa"/>
          </w:tcPr>
          <w:p w14:paraId="5087A7E8" w14:textId="77777777" w:rsidR="00D04BAC" w:rsidRDefault="00D04BAC">
            <w:pPr>
              <w:widowControl/>
              <w:ind w:firstLineChars="200" w:firstLine="480"/>
              <w:jc w:val="left"/>
              <w:rPr>
                <w:rFonts w:ascii="黑体" w:eastAsia="黑体" w:hAnsi="黑体"/>
                <w:sz w:val="24"/>
              </w:rPr>
            </w:pPr>
          </w:p>
        </w:tc>
        <w:tc>
          <w:tcPr>
            <w:tcW w:w="7066" w:type="dxa"/>
            <w:gridSpan w:val="4"/>
            <w:vAlign w:val="center"/>
          </w:tcPr>
          <w:p w14:paraId="7F413FD3" w14:textId="77777777" w:rsidR="00D04BAC" w:rsidRDefault="00DC777A">
            <w:pPr>
              <w:widowControl/>
              <w:ind w:firstLineChars="200" w:firstLine="480"/>
              <w:jc w:val="left"/>
              <w:rPr>
                <w:rFonts w:cstheme="minorHAnsi"/>
                <w:sz w:val="24"/>
              </w:rPr>
            </w:pPr>
            <w:r>
              <w:rPr>
                <w:rFonts w:ascii="黑体" w:eastAsia="黑体" w:hAnsi="黑体" w:hint="eastAsia"/>
                <w:sz w:val="24"/>
              </w:rPr>
              <w:t>创新基金合计(</w:t>
            </w:r>
            <w:r>
              <w:rPr>
                <w:rFonts w:ascii="黑体" w:eastAsia="黑体" w:hAnsi="黑体"/>
                <w:sz w:val="24"/>
              </w:rPr>
              <w:t>B)</w:t>
            </w:r>
          </w:p>
        </w:tc>
        <w:tc>
          <w:tcPr>
            <w:tcW w:w="1014" w:type="dxa"/>
            <w:vAlign w:val="center"/>
          </w:tcPr>
          <w:p w14:paraId="053A8BF9" w14:textId="77777777" w:rsidR="00D04BAC" w:rsidRDefault="00D04BAC">
            <w:pPr>
              <w:widowControl/>
              <w:jc w:val="center"/>
              <w:rPr>
                <w:rFonts w:cstheme="minorHAnsi"/>
                <w:sz w:val="24"/>
              </w:rPr>
            </w:pPr>
          </w:p>
        </w:tc>
      </w:tr>
      <w:tr w:rsidR="00D04BAC" w14:paraId="730570E3" w14:textId="77777777" w:rsidTr="00F444D4">
        <w:trPr>
          <w:trHeight w:val="3973"/>
        </w:trPr>
        <w:tc>
          <w:tcPr>
            <w:tcW w:w="699" w:type="dxa"/>
            <w:tcBorders>
              <w:bottom w:val="single" w:sz="4" w:space="0" w:color="auto"/>
            </w:tcBorders>
          </w:tcPr>
          <w:p w14:paraId="732FC7CD" w14:textId="77777777" w:rsidR="00D04BAC" w:rsidRDefault="00D04BAC">
            <w:pPr>
              <w:widowControl/>
              <w:rPr>
                <w:rFonts w:ascii="黑体" w:eastAsia="黑体" w:hAnsi="黑体"/>
                <w:sz w:val="24"/>
              </w:rPr>
            </w:pPr>
          </w:p>
        </w:tc>
        <w:tc>
          <w:tcPr>
            <w:tcW w:w="8080" w:type="dxa"/>
            <w:gridSpan w:val="5"/>
            <w:tcBorders>
              <w:bottom w:val="single" w:sz="4" w:space="0" w:color="auto"/>
            </w:tcBorders>
          </w:tcPr>
          <w:p w14:paraId="0B10FC09" w14:textId="77777777" w:rsidR="00D04BAC" w:rsidRDefault="00DC777A">
            <w:pPr>
              <w:widowControl/>
              <w:rPr>
                <w:ins w:id="714" w:author="WangDaWei 王大伟 [LNX5] [华北航线中心]" w:date="2024-05-08T13:34:00Z"/>
                <w:rFonts w:ascii="黑体" w:eastAsia="黑体" w:hAnsi="黑体"/>
                <w:sz w:val="24"/>
              </w:rPr>
            </w:pPr>
            <w:r>
              <w:rPr>
                <w:rFonts w:ascii="黑体" w:eastAsia="黑体" w:hAnsi="黑体" w:hint="eastAsia"/>
                <w:sz w:val="24"/>
              </w:rPr>
              <w:t>创新基金预算申请测算依据：</w:t>
            </w:r>
          </w:p>
          <w:p w14:paraId="25A1A2CA" w14:textId="77777777" w:rsidR="00D04BAC" w:rsidRDefault="00D04BAC">
            <w:pPr>
              <w:widowControl/>
              <w:rPr>
                <w:rFonts w:ascii="黑体" w:eastAsia="黑体" w:hAnsi="黑体"/>
                <w:sz w:val="24"/>
              </w:rPr>
            </w:pPr>
          </w:p>
          <w:p w14:paraId="44EED7BB" w14:textId="77777777" w:rsidR="00D04BAC" w:rsidRDefault="00DC777A">
            <w:pPr>
              <w:widowControl/>
              <w:rPr>
                <w:del w:id="715" w:author="WangDaWei 王大伟 [LNX5] [华北航线中心]" w:date="2024-04-01T16:57:00Z"/>
                <w:rFonts w:asciiTheme="minorEastAsia" w:hAnsiTheme="minorEastAsia"/>
                <w:sz w:val="24"/>
              </w:rPr>
            </w:pPr>
            <w:r>
              <w:rPr>
                <w:rFonts w:asciiTheme="minorEastAsia" w:hAnsiTheme="minorEastAsia" w:hint="eastAsia"/>
                <w:sz w:val="24"/>
              </w:rPr>
              <w:t>1</w:t>
            </w:r>
            <w:r>
              <w:rPr>
                <w:rFonts w:asciiTheme="minorEastAsia" w:hAnsiTheme="minorEastAsia"/>
                <w:sz w:val="24"/>
              </w:rPr>
              <w:t>. 设备费</w:t>
            </w:r>
            <w:r>
              <w:rPr>
                <w:rFonts w:asciiTheme="minorEastAsia" w:hAnsiTheme="minorEastAsia" w:hint="eastAsia"/>
                <w:sz w:val="24"/>
              </w:rPr>
              <w:t>（名称、型号、数量、单价）：</w:t>
            </w:r>
          </w:p>
          <w:p w14:paraId="19D6EB31" w14:textId="77777777" w:rsidR="00D04BAC" w:rsidRDefault="00D04BAC">
            <w:pPr>
              <w:widowControl/>
              <w:rPr>
                <w:ins w:id="716" w:author="WangDaWei 王大伟 [LNX5] [华北航线中心]" w:date="2024-05-08T13:34:00Z"/>
                <w:rFonts w:asciiTheme="minorEastAsia" w:hAnsiTheme="minorEastAsia"/>
                <w:sz w:val="24"/>
              </w:rPr>
            </w:pPr>
          </w:p>
          <w:p w14:paraId="65096A80" w14:textId="77777777" w:rsidR="00D04BAC" w:rsidRDefault="00D04BAC">
            <w:pPr>
              <w:widowControl/>
              <w:rPr>
                <w:del w:id="717" w:author="WangDaWei 王大伟 [LNX5] [华北航线中心]" w:date="2024-04-01T16:57:00Z"/>
                <w:rFonts w:asciiTheme="minorEastAsia" w:hAnsiTheme="minorEastAsia"/>
                <w:sz w:val="24"/>
              </w:rPr>
            </w:pPr>
          </w:p>
          <w:p w14:paraId="35479714" w14:textId="77777777" w:rsidR="00D04BAC" w:rsidRDefault="00D04BAC">
            <w:pPr>
              <w:widowControl/>
              <w:rPr>
                <w:del w:id="718" w:author="WangDaWei 王大伟 [LNX5] [华北航线中心]" w:date="2024-04-01T16:57:00Z"/>
                <w:rFonts w:asciiTheme="minorEastAsia" w:hAnsiTheme="minorEastAsia"/>
                <w:sz w:val="24"/>
              </w:rPr>
            </w:pPr>
          </w:p>
          <w:p w14:paraId="167BA74B" w14:textId="77777777" w:rsidR="00D04BAC" w:rsidRDefault="00D04BAC">
            <w:pPr>
              <w:widowControl/>
              <w:rPr>
                <w:del w:id="719" w:author="WangDaWei 王大伟 [LNX5] [华北航线中心]" w:date="2024-04-01T16:57:00Z"/>
                <w:rFonts w:asciiTheme="minorEastAsia" w:hAnsiTheme="minorEastAsia"/>
                <w:sz w:val="24"/>
              </w:rPr>
            </w:pPr>
          </w:p>
          <w:p w14:paraId="20CDB799" w14:textId="77777777" w:rsidR="00D04BAC" w:rsidRDefault="00D04BAC">
            <w:pPr>
              <w:widowControl/>
              <w:rPr>
                <w:del w:id="720" w:author="WangDaWei 王大伟 [LNX5] [华北航线中心]" w:date="2024-04-01T16:57:00Z"/>
                <w:rFonts w:asciiTheme="minorEastAsia" w:hAnsiTheme="minorEastAsia"/>
                <w:sz w:val="24"/>
              </w:rPr>
            </w:pPr>
          </w:p>
          <w:p w14:paraId="0F0929C6" w14:textId="77777777" w:rsidR="00D04BAC" w:rsidRDefault="00D04BAC">
            <w:pPr>
              <w:widowControl/>
              <w:rPr>
                <w:del w:id="721" w:author="WangDaWei 王大伟 [LNX5] [华北航线中心]" w:date="2024-04-01T16:57:00Z"/>
                <w:rFonts w:asciiTheme="minorEastAsia" w:hAnsiTheme="minorEastAsia"/>
                <w:sz w:val="24"/>
              </w:rPr>
            </w:pPr>
          </w:p>
          <w:p w14:paraId="6D944574" w14:textId="77777777" w:rsidR="00D04BAC" w:rsidRDefault="00D04BAC">
            <w:pPr>
              <w:widowControl/>
              <w:rPr>
                <w:rFonts w:asciiTheme="minorEastAsia" w:hAnsiTheme="minorEastAsia"/>
                <w:sz w:val="24"/>
              </w:rPr>
            </w:pPr>
          </w:p>
          <w:p w14:paraId="6C3959A4" w14:textId="77777777" w:rsidR="00D04BAC" w:rsidRDefault="00DC777A">
            <w:pPr>
              <w:widowControl/>
              <w:rPr>
                <w:rFonts w:asciiTheme="minorEastAsia" w:hAnsiTheme="minorEastAsia"/>
                <w:sz w:val="24"/>
              </w:rPr>
            </w:pPr>
            <w:commentRangeStart w:id="722"/>
            <w:r>
              <w:rPr>
                <w:rFonts w:asciiTheme="minorEastAsia" w:hAnsiTheme="minorEastAsia" w:hint="eastAsia"/>
                <w:sz w:val="24"/>
              </w:rPr>
              <w:t>2</w:t>
            </w:r>
            <w:r>
              <w:rPr>
                <w:rFonts w:asciiTheme="minorEastAsia" w:hAnsiTheme="minorEastAsia"/>
                <w:sz w:val="24"/>
              </w:rPr>
              <w:t>. 超过</w:t>
            </w:r>
            <w:r>
              <w:rPr>
                <w:rFonts w:asciiTheme="minorEastAsia" w:hAnsiTheme="minorEastAsia" w:hint="eastAsia"/>
                <w:sz w:val="24"/>
              </w:rPr>
              <w:t>1万元的其他科目：</w:t>
            </w:r>
            <w:commentRangeEnd w:id="722"/>
            <w:r>
              <w:rPr>
                <w:rStyle w:val="ae"/>
              </w:rPr>
              <w:commentReference w:id="722"/>
            </w:r>
          </w:p>
          <w:p w14:paraId="3F68348C" w14:textId="77777777" w:rsidR="00D04BAC" w:rsidRDefault="00DC777A">
            <w:pPr>
              <w:widowControl/>
              <w:rPr>
                <w:ins w:id="723" w:author="WangDaWei 王大伟 [LNX5] [华北航线中心]" w:date="2024-04-01T16:58:00Z"/>
                <w:rFonts w:asciiTheme="minorEastAsia" w:hAnsiTheme="minorEastAsia"/>
                <w:sz w:val="24"/>
              </w:rPr>
            </w:pPr>
            <w:ins w:id="724" w:author="WangDaWei 王大伟 [LNX5] [华北航线中心]" w:date="2024-04-01T16:57:00Z">
              <w:r>
                <w:rPr>
                  <w:rFonts w:asciiTheme="minorEastAsia" w:hAnsiTheme="minorEastAsia" w:hint="eastAsia"/>
                  <w:sz w:val="24"/>
                </w:rPr>
                <w:t>科技开发费用，总计：</w:t>
              </w:r>
            </w:ins>
            <w:ins w:id="725" w:author="WangDaWei 王大伟 [LNX5] [华北航线中心]" w:date="2024-04-02T16:05:00Z">
              <w:r>
                <w:rPr>
                  <w:rFonts w:asciiTheme="minorEastAsia" w:hAnsiTheme="minorEastAsia" w:hint="eastAsia"/>
                  <w:sz w:val="24"/>
                </w:rPr>
                <w:t>6</w:t>
              </w:r>
              <w:r>
                <w:rPr>
                  <w:rFonts w:asciiTheme="minorEastAsia" w:hAnsiTheme="minorEastAsia"/>
                  <w:sz w:val="24"/>
                </w:rPr>
                <w:t>00000</w:t>
              </w:r>
            </w:ins>
            <w:ins w:id="726" w:author="WangDaWei 王大伟 [LNX5] [华北航线中心]" w:date="2024-04-01T16:57:00Z">
              <w:r>
                <w:rPr>
                  <w:rFonts w:asciiTheme="minorEastAsia" w:hAnsiTheme="minorEastAsia" w:hint="eastAsia"/>
                  <w:sz w:val="24"/>
                </w:rPr>
                <w:t>元，包含下列</w:t>
              </w:r>
            </w:ins>
            <w:ins w:id="727" w:author="WangDaWei 王大伟 [LNX5] [华北航线中心]" w:date="2024-04-01T16:58:00Z">
              <w:r>
                <w:rPr>
                  <w:rFonts w:asciiTheme="minorEastAsia" w:hAnsiTheme="minorEastAsia" w:hint="eastAsia"/>
                  <w:sz w:val="24"/>
                </w:rPr>
                <w:t>明细：</w:t>
              </w:r>
            </w:ins>
          </w:p>
          <w:p w14:paraId="1BB4A6B8" w14:textId="77777777" w:rsidR="00D04BAC" w:rsidRPr="00D04BAC" w:rsidRDefault="00DC777A">
            <w:pPr>
              <w:pStyle w:val="af2"/>
              <w:widowControl/>
              <w:numPr>
                <w:ilvl w:val="0"/>
                <w:numId w:val="1"/>
              </w:numPr>
              <w:ind w:firstLineChars="0"/>
              <w:rPr>
                <w:ins w:id="728" w:author="WangDaWei 王大伟 [LNX5] [华北航线中心]" w:date="2024-04-02T08:48:00Z"/>
                <w:rFonts w:asciiTheme="minorEastAsia" w:hAnsiTheme="minorEastAsia"/>
                <w:sz w:val="24"/>
                <w:rPrChange w:id="729" w:author="WangDaWei 王大伟 [LNX5] [华北航线中心]" w:date="2024-04-02T08:48:00Z">
                  <w:rPr>
                    <w:ins w:id="730" w:author="WangDaWei 王大伟 [LNX5] [华北航线中心]" w:date="2024-04-02T08:48:00Z"/>
                  </w:rPr>
                </w:rPrChange>
              </w:rPr>
              <w:pPrChange w:id="731" w:author="WangDaWei 王大伟 [LNX5] [华北航线中心]" w:date="2024-04-02T08:48:00Z">
                <w:pPr>
                  <w:widowControl/>
                </w:pPr>
              </w:pPrChange>
            </w:pPr>
            <w:ins w:id="732" w:author="WangDaWei 王大伟 [LNX5] [华北航线中心]" w:date="2024-04-01T16:58:00Z">
              <w:r>
                <w:rPr>
                  <w:rFonts w:asciiTheme="minorEastAsia" w:hAnsiTheme="minorEastAsia" w:hint="eastAsia"/>
                  <w:sz w:val="24"/>
                  <w:rPrChange w:id="733" w:author="WangDaWei 王大伟 [LNX5] [华北航线中心]" w:date="2024-04-02T08:48:00Z">
                    <w:rPr>
                      <w:rFonts w:hint="eastAsia"/>
                    </w:rPr>
                  </w:rPrChange>
                </w:rPr>
                <w:t>方案</w:t>
              </w:r>
            </w:ins>
            <w:ins w:id="734" w:author="WangDaWei 王大伟 [LNX5] [华北航线中心]" w:date="2024-04-02T08:47:00Z">
              <w:r>
                <w:rPr>
                  <w:rFonts w:asciiTheme="minorEastAsia" w:hAnsiTheme="minorEastAsia" w:hint="eastAsia"/>
                  <w:sz w:val="24"/>
                  <w:rPrChange w:id="735" w:author="WangDaWei 王大伟 [LNX5] [华北航线中心]" w:date="2024-04-02T08:48:00Z">
                    <w:rPr>
                      <w:rFonts w:hint="eastAsia"/>
                    </w:rPr>
                  </w:rPrChange>
                </w:rPr>
                <w:t>设计与调研</w:t>
              </w:r>
            </w:ins>
            <w:ins w:id="736" w:author="WangDaWei 王大伟 [LNX5] [华北航线中心]" w:date="2024-04-02T08:48:00Z">
              <w:r>
                <w:rPr>
                  <w:rFonts w:asciiTheme="minorEastAsia" w:hAnsiTheme="minorEastAsia" w:hint="eastAsia"/>
                  <w:sz w:val="24"/>
                  <w:rPrChange w:id="737" w:author="WangDaWei 王大伟 [LNX5] [华北航线中心]" w:date="2024-04-02T08:48:00Z">
                    <w:rPr>
                      <w:rFonts w:hint="eastAsia"/>
                    </w:rPr>
                  </w:rPrChange>
                </w:rPr>
                <w:t>费用：</w:t>
              </w:r>
            </w:ins>
            <w:ins w:id="738" w:author="WangDaWei 王大伟 [LNX5] [华北航线中心]" w:date="2024-04-03T10:27:00Z">
              <w:r>
                <w:rPr>
                  <w:rFonts w:asciiTheme="minorEastAsia" w:hAnsiTheme="minorEastAsia" w:hint="eastAsia"/>
                  <w:sz w:val="24"/>
                </w:rPr>
                <w:t>1</w:t>
              </w:r>
              <w:r>
                <w:rPr>
                  <w:rFonts w:asciiTheme="minorEastAsia" w:hAnsiTheme="minorEastAsia"/>
                  <w:sz w:val="24"/>
                </w:rPr>
                <w:t>0000</w:t>
              </w:r>
              <w:r>
                <w:rPr>
                  <w:rFonts w:asciiTheme="minorEastAsia" w:hAnsiTheme="minorEastAsia" w:hint="eastAsia"/>
                  <w:sz w:val="24"/>
                </w:rPr>
                <w:t>元</w:t>
              </w:r>
            </w:ins>
          </w:p>
          <w:p w14:paraId="7C6C9BBC" w14:textId="77777777" w:rsidR="00D04BAC" w:rsidRDefault="00DC777A">
            <w:pPr>
              <w:pStyle w:val="af2"/>
              <w:widowControl/>
              <w:numPr>
                <w:ilvl w:val="0"/>
                <w:numId w:val="1"/>
              </w:numPr>
              <w:ind w:firstLineChars="0"/>
              <w:rPr>
                <w:ins w:id="739" w:author="WangDaWei 王大伟 [LNX5] [华北航线中心]" w:date="2024-04-02T08:48:00Z"/>
                <w:rFonts w:asciiTheme="minorEastAsia" w:hAnsiTheme="minorEastAsia"/>
                <w:sz w:val="24"/>
              </w:rPr>
              <w:pPrChange w:id="740" w:author="WangDaWei 王大伟 [LNX5] [华北航线中心]" w:date="2024-04-02T08:48:00Z">
                <w:pPr>
                  <w:widowControl/>
                </w:pPr>
              </w:pPrChange>
            </w:pPr>
            <w:ins w:id="741" w:author="WangDaWei 王大伟 [LNX5] [华北航线中心]" w:date="2024-04-02T08:48:00Z">
              <w:r>
                <w:rPr>
                  <w:rFonts w:asciiTheme="minorEastAsia" w:hAnsiTheme="minorEastAsia" w:hint="eastAsia"/>
                  <w:sz w:val="24"/>
                </w:rPr>
                <w:t>信息接口费用：</w:t>
              </w:r>
            </w:ins>
            <w:ins w:id="742" w:author="WangDaWei 王大伟 [LNX5] [华北航线中心]" w:date="2024-04-03T13:57:00Z">
              <w:r>
                <w:rPr>
                  <w:rFonts w:asciiTheme="minorEastAsia" w:hAnsiTheme="minorEastAsia"/>
                  <w:sz w:val="24"/>
                </w:rPr>
                <w:t>2</w:t>
              </w:r>
            </w:ins>
            <w:ins w:id="743" w:author="WangDaWei 王大伟 [LNX5] [华北航线中心]" w:date="2024-04-03T10:28:00Z">
              <w:r>
                <w:rPr>
                  <w:rFonts w:asciiTheme="minorEastAsia" w:hAnsiTheme="minorEastAsia"/>
                  <w:sz w:val="24"/>
                </w:rPr>
                <w:t>0000</w:t>
              </w:r>
              <w:r>
                <w:rPr>
                  <w:rFonts w:asciiTheme="minorEastAsia" w:hAnsiTheme="minorEastAsia" w:hint="eastAsia"/>
                  <w:sz w:val="24"/>
                </w:rPr>
                <w:t>元</w:t>
              </w:r>
            </w:ins>
          </w:p>
          <w:p w14:paraId="6D9F72A8" w14:textId="77777777" w:rsidR="00D04BAC" w:rsidRDefault="00DC777A">
            <w:pPr>
              <w:pStyle w:val="af2"/>
              <w:widowControl/>
              <w:numPr>
                <w:ilvl w:val="0"/>
                <w:numId w:val="1"/>
              </w:numPr>
              <w:ind w:firstLineChars="0"/>
              <w:rPr>
                <w:ins w:id="744" w:author="WangDaWei 王大伟 [LNX5] [华北航线中心]" w:date="2024-04-02T08:50:00Z"/>
                <w:rFonts w:asciiTheme="minorEastAsia" w:hAnsiTheme="minorEastAsia"/>
                <w:sz w:val="24"/>
              </w:rPr>
              <w:pPrChange w:id="745" w:author="WangDaWei 王大伟 [LNX5] [华北航线中心]" w:date="2024-04-02T08:48:00Z">
                <w:pPr>
                  <w:widowControl/>
                </w:pPr>
              </w:pPrChange>
            </w:pPr>
            <w:ins w:id="746" w:author="WangDaWei 王大伟 [LNX5] [华北航线中心]" w:date="2024-04-02T08:48:00Z">
              <w:r>
                <w:rPr>
                  <w:rFonts w:asciiTheme="minorEastAsia" w:hAnsiTheme="minorEastAsia" w:hint="eastAsia"/>
                  <w:sz w:val="24"/>
                </w:rPr>
                <w:t>A</w:t>
              </w:r>
              <w:r>
                <w:rPr>
                  <w:rFonts w:asciiTheme="minorEastAsia" w:hAnsiTheme="minorEastAsia"/>
                  <w:sz w:val="24"/>
                </w:rPr>
                <w:t xml:space="preserve">330 TSM </w:t>
              </w:r>
              <w:r>
                <w:rPr>
                  <w:rFonts w:asciiTheme="minorEastAsia" w:hAnsiTheme="minorEastAsia" w:hint="eastAsia"/>
                  <w:sz w:val="24"/>
                </w:rPr>
                <w:t>手册</w:t>
              </w:r>
              <w:r>
                <w:rPr>
                  <w:rFonts w:asciiTheme="minorEastAsia" w:hAnsiTheme="minorEastAsia"/>
                  <w:sz w:val="24"/>
                </w:rPr>
                <w:t>SGML</w:t>
              </w:r>
              <w:r>
                <w:rPr>
                  <w:rFonts w:asciiTheme="minorEastAsia" w:hAnsiTheme="minorEastAsia" w:hint="eastAsia"/>
                  <w:sz w:val="24"/>
                </w:rPr>
                <w:t>格式解析</w:t>
              </w:r>
            </w:ins>
            <w:ins w:id="747" w:author="WangDaWei 王大伟 [LNX5] [华北航线中心]" w:date="2024-04-02T08:51:00Z">
              <w:r>
                <w:rPr>
                  <w:rFonts w:asciiTheme="minorEastAsia" w:hAnsiTheme="minorEastAsia" w:hint="eastAsia"/>
                  <w:sz w:val="24"/>
                </w:rPr>
                <w:t>：</w:t>
              </w:r>
            </w:ins>
            <w:ins w:id="748" w:author="WangDaWei 王大伟 [LNX5] [华北航线中心]" w:date="2024-04-03T10:28:00Z">
              <w:r>
                <w:rPr>
                  <w:rFonts w:asciiTheme="minorEastAsia" w:hAnsiTheme="minorEastAsia" w:hint="eastAsia"/>
                  <w:sz w:val="24"/>
                </w:rPr>
                <w:t>1</w:t>
              </w:r>
            </w:ins>
            <w:ins w:id="749" w:author="WangDaWei 王大伟 [LNX5] [华北航线中心]" w:date="2024-04-03T13:57:00Z">
              <w:r>
                <w:rPr>
                  <w:rFonts w:asciiTheme="minorEastAsia" w:hAnsiTheme="minorEastAsia"/>
                  <w:sz w:val="24"/>
                </w:rPr>
                <w:t>0</w:t>
              </w:r>
            </w:ins>
            <w:ins w:id="750" w:author="WangDaWei 王大伟 [LNX5] [华北航线中心]" w:date="2024-04-03T10:28:00Z">
              <w:r>
                <w:rPr>
                  <w:rFonts w:asciiTheme="minorEastAsia" w:hAnsiTheme="minorEastAsia"/>
                  <w:sz w:val="24"/>
                </w:rPr>
                <w:t>0000</w:t>
              </w:r>
            </w:ins>
            <w:ins w:id="751" w:author="WangDaWei 王大伟 [LNX5] [华北航线中心]" w:date="2024-04-03T10:29:00Z">
              <w:r>
                <w:rPr>
                  <w:rFonts w:asciiTheme="minorEastAsia" w:hAnsiTheme="minorEastAsia" w:hint="eastAsia"/>
                  <w:sz w:val="24"/>
                </w:rPr>
                <w:t>元</w:t>
              </w:r>
            </w:ins>
          </w:p>
          <w:p w14:paraId="18FE7E83" w14:textId="77777777" w:rsidR="00D04BAC" w:rsidRDefault="00DC777A">
            <w:pPr>
              <w:pStyle w:val="af2"/>
              <w:widowControl/>
              <w:numPr>
                <w:ilvl w:val="0"/>
                <w:numId w:val="1"/>
              </w:numPr>
              <w:ind w:firstLineChars="0"/>
              <w:rPr>
                <w:ins w:id="752" w:author="WangDaWei 王大伟 [LNX5] [华北航线中心]" w:date="2024-04-02T08:50:00Z"/>
                <w:rFonts w:asciiTheme="minorEastAsia" w:hAnsiTheme="minorEastAsia"/>
                <w:sz w:val="24"/>
              </w:rPr>
            </w:pPr>
            <w:ins w:id="753" w:author="WangDaWei 王大伟 [LNX5] [华北航线中心]" w:date="2024-04-02T08:50:00Z">
              <w:r>
                <w:rPr>
                  <w:rFonts w:asciiTheme="minorEastAsia" w:hAnsiTheme="minorEastAsia" w:hint="eastAsia"/>
                  <w:sz w:val="24"/>
                </w:rPr>
                <w:t>A</w:t>
              </w:r>
              <w:r>
                <w:rPr>
                  <w:rFonts w:asciiTheme="minorEastAsia" w:hAnsiTheme="minorEastAsia"/>
                  <w:sz w:val="24"/>
                </w:rPr>
                <w:t xml:space="preserve">330 TSM </w:t>
              </w:r>
              <w:r>
                <w:rPr>
                  <w:rFonts w:asciiTheme="minorEastAsia" w:hAnsiTheme="minorEastAsia" w:hint="eastAsia"/>
                  <w:sz w:val="24"/>
                </w:rPr>
                <w:t>手册图形化流程编排开发</w:t>
              </w:r>
            </w:ins>
            <w:ins w:id="754" w:author="WangDaWei 王大伟 [LNX5] [华北航线中心]" w:date="2024-04-02T08:51:00Z">
              <w:r>
                <w:rPr>
                  <w:rFonts w:asciiTheme="minorEastAsia" w:hAnsiTheme="minorEastAsia" w:hint="eastAsia"/>
                  <w:sz w:val="24"/>
                </w:rPr>
                <w:t>：</w:t>
              </w:r>
            </w:ins>
            <w:ins w:id="755" w:author="WangDaWei 王大伟 [LNX5] [华北航线中心]" w:date="2024-04-03T10:28:00Z">
              <w:r>
                <w:rPr>
                  <w:rFonts w:asciiTheme="minorEastAsia" w:hAnsiTheme="minorEastAsia" w:hint="eastAsia"/>
                  <w:sz w:val="24"/>
                </w:rPr>
                <w:t>1</w:t>
              </w:r>
            </w:ins>
            <w:ins w:id="756" w:author="WangDaWei 王大伟 [LNX5] [华北航线中心]" w:date="2024-04-03T13:48:00Z">
              <w:r>
                <w:rPr>
                  <w:rFonts w:asciiTheme="minorEastAsia" w:hAnsiTheme="minorEastAsia"/>
                  <w:sz w:val="24"/>
                </w:rPr>
                <w:t>0</w:t>
              </w:r>
            </w:ins>
            <w:ins w:id="757" w:author="WangDaWei 王大伟 [LNX5] [华北航线中心]" w:date="2024-04-03T10:28:00Z">
              <w:r>
                <w:rPr>
                  <w:rFonts w:asciiTheme="minorEastAsia" w:hAnsiTheme="minorEastAsia"/>
                  <w:sz w:val="24"/>
                </w:rPr>
                <w:t>0000</w:t>
              </w:r>
            </w:ins>
            <w:ins w:id="758" w:author="WangDaWei 王大伟 [LNX5] [华北航线中心]" w:date="2024-04-03T10:29:00Z">
              <w:r>
                <w:rPr>
                  <w:rFonts w:asciiTheme="minorEastAsia" w:hAnsiTheme="minorEastAsia" w:hint="eastAsia"/>
                  <w:sz w:val="24"/>
                </w:rPr>
                <w:t>元</w:t>
              </w:r>
            </w:ins>
          </w:p>
          <w:p w14:paraId="76481538" w14:textId="77777777" w:rsidR="00D04BAC" w:rsidRDefault="00DC777A">
            <w:pPr>
              <w:pStyle w:val="af2"/>
              <w:widowControl/>
              <w:numPr>
                <w:ilvl w:val="0"/>
                <w:numId w:val="1"/>
              </w:numPr>
              <w:ind w:firstLineChars="0"/>
              <w:rPr>
                <w:ins w:id="759" w:author="WangDaWei 王大伟 [LNX5] [华北航线中心]" w:date="2024-04-02T08:52:00Z"/>
                <w:rFonts w:asciiTheme="minorEastAsia" w:hAnsiTheme="minorEastAsia"/>
                <w:sz w:val="24"/>
              </w:rPr>
              <w:pPrChange w:id="760" w:author="WangDaWei 王大伟 [LNX5] [华北航线中心]" w:date="2024-04-02T08:48:00Z">
                <w:pPr>
                  <w:widowControl/>
                </w:pPr>
              </w:pPrChange>
            </w:pPr>
            <w:ins w:id="761" w:author="WangDaWei 王大伟 [LNX5] [华北航线中心]" w:date="2024-04-02T08:51:00Z">
              <w:r>
                <w:rPr>
                  <w:rFonts w:asciiTheme="minorEastAsia" w:hAnsiTheme="minorEastAsia" w:hint="eastAsia"/>
                  <w:sz w:val="24"/>
                </w:rPr>
                <w:t>基于</w:t>
              </w:r>
              <w:proofErr w:type="spellStart"/>
              <w:r>
                <w:rPr>
                  <w:rFonts w:asciiTheme="minorEastAsia" w:hAnsiTheme="minorEastAsia" w:hint="eastAsia"/>
                  <w:sz w:val="24"/>
                </w:rPr>
                <w:t>FactVerse</w:t>
              </w:r>
              <w:proofErr w:type="spellEnd"/>
              <w:r>
                <w:rPr>
                  <w:rFonts w:asciiTheme="minorEastAsia" w:hAnsiTheme="minorEastAsia" w:hint="eastAsia"/>
                  <w:sz w:val="24"/>
                </w:rPr>
                <w:t xml:space="preserve"> AI开发维修方案推荐：</w:t>
              </w:r>
            </w:ins>
            <w:ins w:id="762" w:author="WangDaWei 王大伟 [LNX5] [华北航线中心]" w:date="2024-04-03T14:10:00Z">
              <w:r>
                <w:rPr>
                  <w:rFonts w:asciiTheme="minorEastAsia" w:hAnsiTheme="minorEastAsia"/>
                  <w:sz w:val="24"/>
                </w:rPr>
                <w:t>8</w:t>
              </w:r>
            </w:ins>
            <w:ins w:id="763" w:author="WangDaWei 王大伟 [LNX5] [华北航线中心]" w:date="2024-04-03T10:28:00Z">
              <w:r>
                <w:rPr>
                  <w:rFonts w:asciiTheme="minorEastAsia" w:hAnsiTheme="minorEastAsia"/>
                  <w:sz w:val="24"/>
                </w:rPr>
                <w:t>0000</w:t>
              </w:r>
            </w:ins>
            <w:ins w:id="764" w:author="WangDaWei 王大伟 [LNX5] [华北航线中心]" w:date="2024-04-03T10:29:00Z">
              <w:r>
                <w:rPr>
                  <w:rFonts w:asciiTheme="minorEastAsia" w:hAnsiTheme="minorEastAsia" w:hint="eastAsia"/>
                  <w:sz w:val="24"/>
                </w:rPr>
                <w:t>元</w:t>
              </w:r>
            </w:ins>
          </w:p>
          <w:p w14:paraId="4662F6EF" w14:textId="77777777" w:rsidR="00D04BAC" w:rsidRDefault="00DC777A">
            <w:pPr>
              <w:pStyle w:val="af2"/>
              <w:widowControl/>
              <w:numPr>
                <w:ilvl w:val="0"/>
                <w:numId w:val="1"/>
              </w:numPr>
              <w:ind w:firstLineChars="0"/>
              <w:rPr>
                <w:ins w:id="765" w:author="WangDaWei 王大伟 [LNX5] [华北航线中心]" w:date="2024-04-02T16:05:00Z"/>
                <w:rFonts w:asciiTheme="minorEastAsia" w:hAnsiTheme="minorEastAsia"/>
                <w:sz w:val="24"/>
              </w:rPr>
              <w:pPrChange w:id="766" w:author="WangDaWei 王大伟 [LNX5] [华北航线中心]" w:date="2024-04-02T08:48:00Z">
                <w:pPr>
                  <w:widowControl/>
                </w:pPr>
              </w:pPrChange>
            </w:pPr>
            <w:ins w:id="767" w:author="WangDaWei 王大伟 [LNX5] [华北航线中心]" w:date="2024-04-02T08:52:00Z">
              <w:r>
                <w:rPr>
                  <w:rFonts w:asciiTheme="minorEastAsia" w:hAnsiTheme="minorEastAsia" w:hint="eastAsia"/>
                  <w:sz w:val="24"/>
                </w:rPr>
                <w:t>系统应用功能开发，交互页面设计：</w:t>
              </w:r>
            </w:ins>
            <w:ins w:id="768" w:author="WangDaWei 王大伟 [LNX5] [华北航线中心]" w:date="2024-04-03T13:57:00Z">
              <w:r>
                <w:rPr>
                  <w:rFonts w:asciiTheme="minorEastAsia" w:hAnsiTheme="minorEastAsia"/>
                  <w:sz w:val="24"/>
                </w:rPr>
                <w:t>6</w:t>
              </w:r>
            </w:ins>
            <w:ins w:id="769" w:author="WangDaWei 王大伟 [LNX5] [华北航线中心]" w:date="2024-04-03T10:28:00Z">
              <w:r>
                <w:rPr>
                  <w:rFonts w:asciiTheme="minorEastAsia" w:hAnsiTheme="minorEastAsia"/>
                  <w:sz w:val="24"/>
                </w:rPr>
                <w:t>0000</w:t>
              </w:r>
            </w:ins>
            <w:ins w:id="770" w:author="WangDaWei 王大伟 [LNX5] [华北航线中心]" w:date="2024-04-03T10:29:00Z">
              <w:r>
                <w:rPr>
                  <w:rFonts w:asciiTheme="minorEastAsia" w:hAnsiTheme="minorEastAsia" w:hint="eastAsia"/>
                  <w:sz w:val="24"/>
                </w:rPr>
                <w:t>元</w:t>
              </w:r>
            </w:ins>
          </w:p>
          <w:p w14:paraId="5DA816C0" w14:textId="77777777" w:rsidR="00D04BAC" w:rsidRDefault="00DC777A">
            <w:pPr>
              <w:pStyle w:val="af2"/>
              <w:widowControl/>
              <w:numPr>
                <w:ilvl w:val="0"/>
                <w:numId w:val="1"/>
              </w:numPr>
              <w:ind w:firstLineChars="0"/>
              <w:rPr>
                <w:ins w:id="771" w:author="WangDaWei 王大伟 [LNX5] [华北航线中心]" w:date="2024-04-03T10:30:00Z"/>
                <w:rFonts w:asciiTheme="minorEastAsia" w:hAnsiTheme="minorEastAsia"/>
                <w:sz w:val="24"/>
              </w:rPr>
              <w:pPrChange w:id="772" w:author="WangDaWei 王大伟 [LNX5] [华北航线中心]" w:date="2024-04-02T08:48:00Z">
                <w:pPr>
                  <w:widowControl/>
                </w:pPr>
              </w:pPrChange>
            </w:pPr>
            <w:ins w:id="773" w:author="WangDaWei 王大伟 [LNX5] [华北航线中心]" w:date="2024-04-03T10:29:00Z">
              <w:r>
                <w:rPr>
                  <w:rFonts w:asciiTheme="minorEastAsia" w:hAnsiTheme="minorEastAsia" w:hint="eastAsia"/>
                  <w:sz w:val="24"/>
                </w:rPr>
                <w:t>系统整体性</w:t>
              </w:r>
              <w:proofErr w:type="gramStart"/>
              <w:r>
                <w:rPr>
                  <w:rFonts w:asciiTheme="minorEastAsia" w:hAnsiTheme="minorEastAsia" w:hint="eastAsia"/>
                  <w:sz w:val="24"/>
                </w:rPr>
                <w:t>能压力</w:t>
              </w:r>
              <w:proofErr w:type="gramEnd"/>
              <w:r>
                <w:rPr>
                  <w:rFonts w:asciiTheme="minorEastAsia" w:hAnsiTheme="minorEastAsia" w:hint="eastAsia"/>
                  <w:sz w:val="24"/>
                </w:rPr>
                <w:t>测试、服务接口稳定性测试、系统功能架构可靠性测试费用：</w:t>
              </w:r>
            </w:ins>
            <w:ins w:id="774" w:author="WangDaWei 王大伟 [LNX5] [华北航线中心]" w:date="2024-04-03T13:49:00Z">
              <w:r>
                <w:rPr>
                  <w:rFonts w:asciiTheme="minorEastAsia" w:hAnsiTheme="minorEastAsia"/>
                  <w:sz w:val="24"/>
                </w:rPr>
                <w:t>15</w:t>
              </w:r>
            </w:ins>
            <w:ins w:id="775" w:author="WangDaWei 王大伟 [LNX5] [华北航线中心]" w:date="2024-04-03T10:29:00Z">
              <w:r>
                <w:rPr>
                  <w:rFonts w:asciiTheme="minorEastAsia" w:hAnsiTheme="minorEastAsia"/>
                  <w:sz w:val="24"/>
                </w:rPr>
                <w:t>0000</w:t>
              </w:r>
            </w:ins>
            <w:ins w:id="776" w:author="WangDaWei 王大伟 [LNX5] [华北航线中心]" w:date="2024-04-03T10:30:00Z">
              <w:r>
                <w:rPr>
                  <w:rFonts w:asciiTheme="minorEastAsia" w:hAnsiTheme="minorEastAsia" w:hint="eastAsia"/>
                  <w:sz w:val="24"/>
                </w:rPr>
                <w:t>元</w:t>
              </w:r>
            </w:ins>
          </w:p>
          <w:p w14:paraId="147D9B1F" w14:textId="77777777" w:rsidR="00D04BAC" w:rsidRDefault="00DC777A">
            <w:pPr>
              <w:pStyle w:val="af2"/>
              <w:widowControl/>
              <w:numPr>
                <w:ilvl w:val="0"/>
                <w:numId w:val="1"/>
              </w:numPr>
              <w:ind w:firstLineChars="0"/>
              <w:rPr>
                <w:ins w:id="777" w:author="WangDaWei 王大伟 [LNX5] [华北航线中心]" w:date="2024-04-02T08:52:00Z"/>
                <w:rFonts w:asciiTheme="minorEastAsia" w:hAnsiTheme="minorEastAsia"/>
                <w:sz w:val="24"/>
              </w:rPr>
              <w:pPrChange w:id="778" w:author="WangDaWei 王大伟 [LNX5] [华北航线中心]" w:date="2024-04-02T08:48:00Z">
                <w:pPr>
                  <w:widowControl/>
                </w:pPr>
              </w:pPrChange>
            </w:pPr>
            <w:ins w:id="779" w:author="WangDaWei 王大伟 [LNX5] [华北航线中心]" w:date="2024-04-03T10:30:00Z">
              <w:r>
                <w:rPr>
                  <w:rFonts w:asciiTheme="minorEastAsia" w:hAnsiTheme="minorEastAsia" w:hint="eastAsia"/>
                  <w:sz w:val="24"/>
                </w:rPr>
                <w:t>数据打标签、数据清洗、数据过滤费用：50</w:t>
              </w:r>
              <w:r>
                <w:rPr>
                  <w:rFonts w:asciiTheme="minorEastAsia" w:hAnsiTheme="minorEastAsia"/>
                  <w:sz w:val="24"/>
                </w:rPr>
                <w:t>000</w:t>
              </w:r>
              <w:r>
                <w:rPr>
                  <w:rFonts w:asciiTheme="minorEastAsia" w:hAnsiTheme="minorEastAsia" w:hint="eastAsia"/>
                  <w:sz w:val="24"/>
                </w:rPr>
                <w:t>元</w:t>
              </w:r>
            </w:ins>
          </w:p>
          <w:p w14:paraId="31B49FCC" w14:textId="77777777" w:rsidR="00D04BAC" w:rsidRDefault="00DC777A">
            <w:pPr>
              <w:pStyle w:val="af2"/>
              <w:widowControl/>
              <w:numPr>
                <w:ilvl w:val="0"/>
                <w:numId w:val="1"/>
              </w:numPr>
              <w:ind w:firstLineChars="0"/>
              <w:rPr>
                <w:ins w:id="780" w:author="WangDaWei 王大伟 [LNX5] [华北航线中心]" w:date="2024-04-02T08:52:00Z"/>
                <w:rFonts w:asciiTheme="minorEastAsia" w:hAnsiTheme="minorEastAsia"/>
                <w:sz w:val="24"/>
              </w:rPr>
              <w:pPrChange w:id="781" w:author="WangDaWei 王大伟 [LNX5] [华北航线中心]" w:date="2024-04-02T08:48:00Z">
                <w:pPr>
                  <w:widowControl/>
                </w:pPr>
              </w:pPrChange>
            </w:pPr>
            <w:ins w:id="782" w:author="WangDaWei 王大伟 [LNX5] [华北航线中心]" w:date="2024-04-02T08:52:00Z">
              <w:r>
                <w:rPr>
                  <w:rFonts w:asciiTheme="minorEastAsia" w:hAnsiTheme="minorEastAsia" w:hint="eastAsia"/>
                  <w:sz w:val="24"/>
                </w:rPr>
                <w:t>平台账号管理功能：</w:t>
              </w:r>
            </w:ins>
            <w:ins w:id="783" w:author="WangDaWei 王大伟 [LNX5] [华北航线中心]" w:date="2024-04-03T13:58:00Z">
              <w:r>
                <w:rPr>
                  <w:rFonts w:asciiTheme="minorEastAsia" w:hAnsiTheme="minorEastAsia"/>
                  <w:sz w:val="24"/>
                </w:rPr>
                <w:t>1</w:t>
              </w:r>
            </w:ins>
            <w:ins w:id="784" w:author="WangDaWei 王大伟 [LNX5] [华北航线中心]" w:date="2024-04-03T10:30:00Z">
              <w:r>
                <w:rPr>
                  <w:rFonts w:asciiTheme="minorEastAsia" w:hAnsiTheme="minorEastAsia"/>
                  <w:sz w:val="24"/>
                </w:rPr>
                <w:t>0000</w:t>
              </w:r>
              <w:r>
                <w:rPr>
                  <w:rFonts w:asciiTheme="minorEastAsia" w:hAnsiTheme="minorEastAsia" w:hint="eastAsia"/>
                  <w:sz w:val="24"/>
                </w:rPr>
                <w:t>元</w:t>
              </w:r>
            </w:ins>
          </w:p>
          <w:p w14:paraId="79631D0A" w14:textId="77777777" w:rsidR="00D04BAC" w:rsidRDefault="00DC777A">
            <w:pPr>
              <w:pStyle w:val="af2"/>
              <w:widowControl/>
              <w:ind w:firstLineChars="0" w:firstLine="0"/>
              <w:rPr>
                <w:del w:id="785" w:author="WangDaWei 王大伟 [LNX5] [华北航线中心]" w:date="2024-04-03T10:26:00Z"/>
                <w:rFonts w:asciiTheme="minorEastAsia" w:hAnsiTheme="minorEastAsia"/>
                <w:sz w:val="24"/>
              </w:rPr>
              <w:pPrChange w:id="786" w:author="WangDaWei 王大伟 [LNX5] [华北航线中心]" w:date="2024-04-03T14:10:00Z">
                <w:pPr>
                  <w:widowControl/>
                </w:pPr>
              </w:pPrChange>
            </w:pPr>
            <w:ins w:id="787" w:author="WangDaWei 王大伟 [LNX5] [华北航线中心]" w:date="2024-04-03T10:30:00Z">
              <w:r>
                <w:rPr>
                  <w:rFonts w:asciiTheme="minorEastAsia" w:hAnsiTheme="minorEastAsia" w:hint="eastAsia"/>
                  <w:sz w:val="24"/>
                </w:rPr>
                <w:t>部署调试，包括问答调</w:t>
              </w:r>
              <w:proofErr w:type="gramStart"/>
              <w:r>
                <w:rPr>
                  <w:rFonts w:asciiTheme="minorEastAsia" w:hAnsiTheme="minorEastAsia" w:hint="eastAsia"/>
                  <w:sz w:val="24"/>
                </w:rPr>
                <w:t>优部署</w:t>
              </w:r>
              <w:proofErr w:type="gramEnd"/>
              <w:r>
                <w:rPr>
                  <w:rFonts w:asciiTheme="minorEastAsia" w:hAnsiTheme="minorEastAsia" w:hint="eastAsia"/>
                  <w:sz w:val="24"/>
                </w:rPr>
                <w:t>安装费用：20</w:t>
              </w:r>
              <w:r>
                <w:rPr>
                  <w:rFonts w:asciiTheme="minorEastAsia" w:hAnsiTheme="minorEastAsia"/>
                  <w:sz w:val="24"/>
                </w:rPr>
                <w:t>000</w:t>
              </w:r>
              <w:r>
                <w:rPr>
                  <w:rFonts w:asciiTheme="minorEastAsia" w:hAnsiTheme="minorEastAsia" w:hint="eastAsia"/>
                  <w:sz w:val="24"/>
                </w:rPr>
                <w:t>元</w:t>
              </w:r>
            </w:ins>
          </w:p>
          <w:p w14:paraId="6A5DF0DB" w14:textId="77777777" w:rsidR="00D04BAC" w:rsidRDefault="00D04BAC">
            <w:pPr>
              <w:pStyle w:val="af2"/>
              <w:widowControl/>
              <w:numPr>
                <w:ilvl w:val="0"/>
                <w:numId w:val="1"/>
              </w:numPr>
              <w:ind w:firstLineChars="0"/>
              <w:rPr>
                <w:ins w:id="788" w:author="WangDaWei 王大伟 [LNX5] [华北航线中心]" w:date="2024-04-03T14:10:00Z"/>
                <w:rFonts w:asciiTheme="minorEastAsia" w:hAnsiTheme="minorEastAsia"/>
                <w:sz w:val="24"/>
              </w:rPr>
              <w:pPrChange w:id="789" w:author="WangDaWei 王大伟 [LNX5] [华北航线中心]" w:date="2024-04-03T14:10:00Z">
                <w:pPr>
                  <w:widowControl/>
                </w:pPr>
              </w:pPrChange>
            </w:pPr>
          </w:p>
          <w:p w14:paraId="30EDF4E0" w14:textId="77777777" w:rsidR="00D04BAC" w:rsidRPr="00D04BAC" w:rsidRDefault="00D04BAC">
            <w:pPr>
              <w:pStyle w:val="af2"/>
              <w:widowControl/>
              <w:numPr>
                <w:ilvl w:val="0"/>
                <w:numId w:val="1"/>
              </w:numPr>
              <w:ind w:left="0" w:firstLineChars="0" w:firstLine="0"/>
              <w:rPr>
                <w:del w:id="790" w:author="WangDaWei 王大伟 [LNX5] [华北航线中心]" w:date="2024-04-03T10:26:00Z"/>
                <w:rFonts w:asciiTheme="minorEastAsia" w:hAnsiTheme="minorEastAsia"/>
                <w:sz w:val="24"/>
                <w:rPrChange w:id="791" w:author="WangDaWei 王大伟 [LNX5] [华北航线中心]" w:date="2024-04-03T14:09:00Z">
                  <w:rPr>
                    <w:del w:id="792" w:author="WangDaWei 王大伟 [LNX5] [华北航线中心]" w:date="2024-04-03T10:26:00Z"/>
                  </w:rPr>
                </w:rPrChange>
              </w:rPr>
              <w:pPrChange w:id="793" w:author="WangDaWei 王大伟 [LNX5] [华北航线中心]" w:date="2024-04-03T14:10:00Z">
                <w:pPr>
                  <w:widowControl/>
                </w:pPr>
              </w:pPrChange>
            </w:pPr>
          </w:p>
          <w:p w14:paraId="33D7FDC2" w14:textId="77777777" w:rsidR="00D04BAC" w:rsidRDefault="00D04BAC">
            <w:pPr>
              <w:pStyle w:val="af2"/>
              <w:widowControl/>
              <w:ind w:firstLineChars="0" w:firstLine="0"/>
              <w:rPr>
                <w:del w:id="794" w:author="WangDaWei 王大伟 [LNX5] [华北航线中心]" w:date="2024-04-03T10:26:00Z"/>
              </w:rPr>
              <w:pPrChange w:id="795" w:author="WangDaWei 王大伟 [LNX5] [华北航线中心]" w:date="2024-04-03T14:10:00Z">
                <w:pPr>
                  <w:widowControl/>
                </w:pPr>
              </w:pPrChange>
            </w:pPr>
          </w:p>
          <w:p w14:paraId="002EC0CA" w14:textId="77777777" w:rsidR="00D04BAC" w:rsidRDefault="00D04BAC">
            <w:pPr>
              <w:pStyle w:val="af2"/>
              <w:widowControl/>
              <w:ind w:firstLineChars="0" w:firstLine="0"/>
              <w:rPr>
                <w:del w:id="796" w:author="WangDaWei 王大伟 [LNX5] [华北航线中心]" w:date="2024-04-03T10:26:00Z"/>
              </w:rPr>
              <w:pPrChange w:id="797" w:author="WangDaWei 王大伟 [LNX5] [华北航线中心]" w:date="2024-04-03T14:10:00Z">
                <w:pPr>
                  <w:widowControl/>
                </w:pPr>
              </w:pPrChange>
            </w:pPr>
          </w:p>
          <w:p w14:paraId="1CA6B989" w14:textId="77777777" w:rsidR="00D04BAC" w:rsidRDefault="00D04BAC">
            <w:pPr>
              <w:pStyle w:val="af2"/>
              <w:widowControl/>
              <w:ind w:firstLineChars="0" w:firstLine="0"/>
              <w:rPr>
                <w:del w:id="798" w:author="WangDaWei 王大伟 [LNX5] [华北航线中心]" w:date="2024-03-05T14:53:00Z"/>
              </w:rPr>
              <w:pPrChange w:id="799" w:author="WangDaWei 王大伟 [LNX5] [华北航线中心]" w:date="2024-04-03T14:10:00Z">
                <w:pPr>
                  <w:widowControl/>
                </w:pPr>
              </w:pPrChange>
            </w:pPr>
          </w:p>
          <w:p w14:paraId="4328806E" w14:textId="77777777" w:rsidR="00D04BAC" w:rsidRDefault="00D04BAC">
            <w:pPr>
              <w:pStyle w:val="af2"/>
              <w:widowControl/>
              <w:ind w:firstLineChars="0" w:firstLine="0"/>
              <w:rPr>
                <w:del w:id="800" w:author="WangDaWei 王大伟 [LNX5] [华北航线中心]" w:date="2024-03-05T14:53:00Z"/>
              </w:rPr>
              <w:pPrChange w:id="801" w:author="WangDaWei 王大伟 [LNX5] [华北航线中心]" w:date="2024-04-03T14:10:00Z">
                <w:pPr>
                  <w:widowControl/>
                </w:pPr>
              </w:pPrChange>
            </w:pPr>
          </w:p>
          <w:p w14:paraId="03D3E504" w14:textId="77777777" w:rsidR="00D04BAC" w:rsidRDefault="00D04BAC">
            <w:pPr>
              <w:pStyle w:val="af2"/>
              <w:widowControl/>
              <w:ind w:firstLineChars="0" w:firstLine="0"/>
              <w:rPr>
                <w:rFonts w:ascii="黑体" w:eastAsia="黑体" w:hAnsi="黑体"/>
              </w:rPr>
              <w:pPrChange w:id="802" w:author="WangDaWei 王大伟 [LNX5] [华北航线中心]" w:date="2024-04-03T14:10:00Z">
                <w:pPr>
                  <w:widowControl/>
                </w:pPr>
              </w:pPrChange>
            </w:pPr>
          </w:p>
        </w:tc>
      </w:tr>
      <w:tr w:rsidR="00D04BAC" w14:paraId="40E87DCC" w14:textId="77777777" w:rsidTr="00F444D4">
        <w:trPr>
          <w:trHeight w:val="557"/>
        </w:trPr>
        <w:tc>
          <w:tcPr>
            <w:tcW w:w="699" w:type="dxa"/>
            <w:tcBorders>
              <w:bottom w:val="single" w:sz="4" w:space="0" w:color="auto"/>
            </w:tcBorders>
            <w:shd w:val="clear" w:color="auto" w:fill="E7E6E6" w:themeFill="background2"/>
          </w:tcPr>
          <w:p w14:paraId="32C8BBA3" w14:textId="77777777" w:rsidR="00D04BAC" w:rsidRDefault="00D04BAC">
            <w:pPr>
              <w:widowControl/>
              <w:jc w:val="left"/>
              <w:rPr>
                <w:rFonts w:ascii="黑体" w:eastAsia="黑体" w:hAnsi="黑体"/>
                <w:b/>
                <w:sz w:val="24"/>
              </w:rPr>
            </w:pPr>
          </w:p>
        </w:tc>
        <w:tc>
          <w:tcPr>
            <w:tcW w:w="7066" w:type="dxa"/>
            <w:gridSpan w:val="4"/>
            <w:tcBorders>
              <w:bottom w:val="single" w:sz="4" w:space="0" w:color="auto"/>
            </w:tcBorders>
            <w:shd w:val="clear" w:color="auto" w:fill="E7E6E6" w:themeFill="background2"/>
            <w:vAlign w:val="center"/>
          </w:tcPr>
          <w:p w14:paraId="59D329C4" w14:textId="77777777" w:rsidR="00D04BAC" w:rsidRDefault="00DC777A">
            <w:pPr>
              <w:widowControl/>
              <w:jc w:val="left"/>
              <w:rPr>
                <w:rFonts w:cstheme="minorHAnsi"/>
                <w:b/>
                <w:sz w:val="24"/>
              </w:rPr>
            </w:pPr>
            <w:r>
              <w:rPr>
                <w:rFonts w:ascii="黑体" w:eastAsia="黑体" w:hAnsi="黑体" w:hint="eastAsia"/>
                <w:b/>
                <w:sz w:val="24"/>
              </w:rPr>
              <w:t>（三）预算总计(A</w:t>
            </w:r>
            <w:r>
              <w:rPr>
                <w:rFonts w:ascii="黑体" w:eastAsia="黑体" w:hAnsi="黑体"/>
                <w:b/>
                <w:sz w:val="24"/>
              </w:rPr>
              <w:t>+B)</w:t>
            </w:r>
            <w:r>
              <w:rPr>
                <w:rFonts w:ascii="黑体" w:eastAsia="黑体" w:hAnsi="黑体" w:hint="eastAsia"/>
                <w:b/>
                <w:sz w:val="24"/>
              </w:rPr>
              <w:t>：</w:t>
            </w:r>
          </w:p>
        </w:tc>
        <w:tc>
          <w:tcPr>
            <w:tcW w:w="1014" w:type="dxa"/>
            <w:tcBorders>
              <w:bottom w:val="single" w:sz="4" w:space="0" w:color="auto"/>
            </w:tcBorders>
            <w:shd w:val="clear" w:color="auto" w:fill="E7E6E6" w:themeFill="background2"/>
            <w:vAlign w:val="center"/>
          </w:tcPr>
          <w:p w14:paraId="14F61DF8" w14:textId="77777777" w:rsidR="00D04BAC" w:rsidRDefault="00DC777A">
            <w:pPr>
              <w:widowControl/>
              <w:jc w:val="center"/>
              <w:rPr>
                <w:rFonts w:cstheme="minorHAnsi"/>
                <w:b/>
                <w:sz w:val="24"/>
              </w:rPr>
            </w:pPr>
            <w:ins w:id="803" w:author="WangDaWei 王大伟 [LNX5] [华北航线中心]" w:date="2023-11-30T18:11:00Z">
              <w:r>
                <w:rPr>
                  <w:rFonts w:cstheme="minorHAnsi"/>
                  <w:b/>
                  <w:sz w:val="24"/>
                </w:rPr>
                <w:t>60</w:t>
              </w:r>
            </w:ins>
            <w:del w:id="804" w:author="WangDaWei 王大伟 [LNX5] [华北航线中心]" w:date="2023-11-30T18:11:00Z">
              <w:r>
                <w:rPr>
                  <w:rFonts w:cstheme="minorHAnsi" w:hint="eastAsia"/>
                  <w:b/>
                  <w:sz w:val="24"/>
                </w:rPr>
                <w:delText>2</w:delText>
              </w:r>
              <w:r>
                <w:rPr>
                  <w:rFonts w:cstheme="minorHAnsi"/>
                  <w:b/>
                  <w:sz w:val="24"/>
                </w:rPr>
                <w:delText>00</w:delText>
              </w:r>
            </w:del>
          </w:p>
        </w:tc>
      </w:tr>
    </w:tbl>
    <w:p w14:paraId="322ED89F" w14:textId="77777777" w:rsidR="00D04BAC" w:rsidRDefault="00D04BAC">
      <w:pPr>
        <w:widowControl/>
        <w:jc w:val="left"/>
        <w:rPr>
          <w:ins w:id="805" w:author="WangDaWei 王大伟 [LNX5] [华北航线中心]" w:date="2024-05-08T13:34:00Z"/>
          <w:rFonts w:ascii="黑体" w:eastAsia="黑体" w:hAnsi="黑体"/>
          <w:sz w:val="32"/>
        </w:rPr>
      </w:pPr>
    </w:p>
    <w:p w14:paraId="4A39199D" w14:textId="77777777" w:rsidR="00D04BAC" w:rsidRDefault="00DC777A">
      <w:pPr>
        <w:widowControl/>
        <w:jc w:val="left"/>
        <w:rPr>
          <w:rFonts w:ascii="黑体" w:eastAsia="黑体" w:hAnsi="黑体"/>
          <w:sz w:val="32"/>
        </w:rPr>
      </w:pPr>
      <w:r>
        <w:rPr>
          <w:rFonts w:ascii="黑体" w:eastAsia="黑体" w:hAnsi="黑体" w:hint="eastAsia"/>
          <w:sz w:val="32"/>
        </w:rPr>
        <w:t>十、项目负责人承诺声明</w:t>
      </w:r>
    </w:p>
    <w:tbl>
      <w:tblPr>
        <w:tblStyle w:val="ad"/>
        <w:tblW w:w="8693" w:type="dxa"/>
        <w:tblLook w:val="04A0" w:firstRow="1" w:lastRow="0" w:firstColumn="1" w:lastColumn="0" w:noHBand="0" w:noVBand="1"/>
      </w:tblPr>
      <w:tblGrid>
        <w:gridCol w:w="8693"/>
      </w:tblGrid>
      <w:tr w:rsidR="00D04BAC" w14:paraId="6AA17244" w14:textId="77777777">
        <w:tc>
          <w:tcPr>
            <w:tcW w:w="8693" w:type="dxa"/>
          </w:tcPr>
          <w:p w14:paraId="0B986B50" w14:textId="77777777" w:rsidR="00D04BAC" w:rsidRDefault="00DC777A">
            <w:pPr>
              <w:widowControl/>
              <w:spacing w:line="360" w:lineRule="auto"/>
              <w:jc w:val="left"/>
              <w:rPr>
                <w:rFonts w:asciiTheme="minorEastAsia" w:hAnsiTheme="minorEastAsia"/>
                <w:sz w:val="28"/>
              </w:rPr>
            </w:pPr>
            <w:r>
              <w:rPr>
                <w:rFonts w:asciiTheme="minorEastAsia" w:hAnsiTheme="minorEastAsia" w:hint="eastAsia"/>
                <w:sz w:val="28"/>
              </w:rPr>
              <w:t>1</w:t>
            </w:r>
            <w:r>
              <w:rPr>
                <w:rFonts w:asciiTheme="minorEastAsia" w:hAnsiTheme="minorEastAsia"/>
                <w:sz w:val="28"/>
              </w:rPr>
              <w:t>. 项目立项申报书中所有信息真实准确</w:t>
            </w:r>
            <w:r>
              <w:rPr>
                <w:rFonts w:asciiTheme="minorEastAsia" w:hAnsiTheme="minorEastAsia" w:hint="eastAsia"/>
                <w:sz w:val="28"/>
              </w:rPr>
              <w:t>；</w:t>
            </w:r>
          </w:p>
          <w:p w14:paraId="71599647" w14:textId="77777777" w:rsidR="00D04BAC" w:rsidRDefault="00DC777A">
            <w:pPr>
              <w:widowControl/>
              <w:spacing w:line="360" w:lineRule="auto"/>
              <w:jc w:val="left"/>
              <w:rPr>
                <w:rFonts w:asciiTheme="minorEastAsia" w:hAnsiTheme="minorEastAsia"/>
                <w:sz w:val="28"/>
              </w:rPr>
            </w:pPr>
            <w:r>
              <w:rPr>
                <w:rFonts w:asciiTheme="minorEastAsia" w:hAnsiTheme="minorEastAsia" w:hint="eastAsia"/>
                <w:sz w:val="28"/>
              </w:rPr>
              <w:t>2</w:t>
            </w:r>
            <w:r>
              <w:rPr>
                <w:rFonts w:asciiTheme="minorEastAsia" w:hAnsiTheme="minorEastAsia"/>
                <w:sz w:val="28"/>
              </w:rPr>
              <w:t>. 如</w:t>
            </w:r>
            <w:r>
              <w:rPr>
                <w:rFonts w:asciiTheme="minorEastAsia" w:hAnsiTheme="minorEastAsia" w:hint="eastAsia"/>
                <w:sz w:val="28"/>
              </w:rPr>
              <w:t>项目</w:t>
            </w:r>
            <w:r>
              <w:rPr>
                <w:rFonts w:asciiTheme="minorEastAsia" w:hAnsiTheme="minorEastAsia"/>
                <w:sz w:val="28"/>
              </w:rPr>
              <w:t>内容涉及到公司相关秘密</w:t>
            </w:r>
            <w:r>
              <w:rPr>
                <w:rFonts w:asciiTheme="minorEastAsia" w:hAnsiTheme="minorEastAsia" w:hint="eastAsia"/>
                <w:sz w:val="28"/>
              </w:rPr>
              <w:t>，按照</w:t>
            </w:r>
            <w:r>
              <w:rPr>
                <w:rFonts w:asciiTheme="minorEastAsia" w:hAnsiTheme="minorEastAsia"/>
                <w:sz w:val="28"/>
              </w:rPr>
              <w:t>公司保密规定执行</w:t>
            </w:r>
            <w:r>
              <w:rPr>
                <w:rFonts w:asciiTheme="minorEastAsia" w:hAnsiTheme="minorEastAsia" w:hint="eastAsia"/>
                <w:sz w:val="28"/>
              </w:rPr>
              <w:t>。</w:t>
            </w:r>
          </w:p>
          <w:p w14:paraId="14E7272B" w14:textId="77777777" w:rsidR="00D04BAC" w:rsidRDefault="00DC777A">
            <w:pPr>
              <w:widowControl/>
              <w:spacing w:line="360" w:lineRule="auto"/>
              <w:jc w:val="left"/>
              <w:rPr>
                <w:rFonts w:asciiTheme="minorEastAsia" w:hAnsiTheme="minorEastAsia"/>
                <w:sz w:val="28"/>
              </w:rPr>
            </w:pPr>
            <w:commentRangeStart w:id="806"/>
            <w:r>
              <w:rPr>
                <w:rFonts w:asciiTheme="minorEastAsia" w:hAnsiTheme="minorEastAsia" w:hint="eastAsia"/>
                <w:sz w:val="28"/>
              </w:rPr>
              <w:lastRenderedPageBreak/>
              <w:t>3</w:t>
            </w:r>
            <w:r>
              <w:rPr>
                <w:rFonts w:asciiTheme="minorEastAsia" w:hAnsiTheme="minorEastAsia"/>
                <w:sz w:val="28"/>
              </w:rPr>
              <w:t xml:space="preserve">.  </w:t>
            </w:r>
            <w:r>
              <w:rPr>
                <w:rFonts w:asciiTheme="minorEastAsia" w:hAnsiTheme="minorEastAsia" w:hint="eastAsia"/>
                <w:sz w:val="28"/>
              </w:rPr>
              <w:t>□本项目不涉及信息实施，无需进行I</w:t>
            </w:r>
            <w:r>
              <w:rPr>
                <w:rFonts w:asciiTheme="minorEastAsia" w:hAnsiTheme="minorEastAsia"/>
                <w:sz w:val="28"/>
              </w:rPr>
              <w:t>T</w:t>
            </w:r>
            <w:r>
              <w:rPr>
                <w:rFonts w:asciiTheme="minorEastAsia" w:hAnsiTheme="minorEastAsia" w:hint="eastAsia"/>
                <w:sz w:val="28"/>
              </w:rPr>
              <w:t>技术评估</w:t>
            </w:r>
          </w:p>
          <w:p w14:paraId="02D65C64" w14:textId="77777777" w:rsidR="00D04BAC" w:rsidRDefault="00DC777A">
            <w:pPr>
              <w:widowControl/>
              <w:spacing w:line="360" w:lineRule="auto"/>
              <w:ind w:firstLineChars="200" w:firstLine="560"/>
              <w:jc w:val="left"/>
              <w:rPr>
                <w:del w:id="807" w:author="WangDaWei 王大伟 [LNX5] [华北航线中心]" w:date="2024-03-05T14:53:00Z"/>
                <w:rFonts w:asciiTheme="minorEastAsia" w:hAnsiTheme="minorEastAsia"/>
                <w:sz w:val="28"/>
              </w:rPr>
              <w:pPrChange w:id="808" w:author="WangDaWei 王大伟 [LNX5] [华北航线中心]" w:date="2024-03-05T14:53:00Z">
                <w:pPr>
                  <w:widowControl/>
                  <w:spacing w:line="360" w:lineRule="auto"/>
                  <w:jc w:val="left"/>
                </w:pPr>
              </w:pPrChange>
            </w:pPr>
            <w:r>
              <w:rPr>
                <w:rFonts w:asciiTheme="minorEastAsia" w:hAnsiTheme="minorEastAsia" w:hint="eastAsia"/>
                <w:sz w:val="28"/>
              </w:rPr>
              <w:t>□本项目涉及信息实施，并已经通过</w:t>
            </w:r>
            <w:r>
              <w:rPr>
                <w:rFonts w:asciiTheme="minorEastAsia" w:hAnsiTheme="minorEastAsia"/>
                <w:sz w:val="28"/>
              </w:rPr>
              <w:t>IT</w:t>
            </w:r>
            <w:r>
              <w:rPr>
                <w:rFonts w:asciiTheme="minorEastAsia" w:hAnsiTheme="minorEastAsia" w:hint="eastAsia"/>
                <w:sz w:val="28"/>
              </w:rPr>
              <w:t>技术评估</w:t>
            </w:r>
            <w:commentRangeEnd w:id="806"/>
            <w:r>
              <w:rPr>
                <w:rStyle w:val="ae"/>
              </w:rPr>
              <w:commentReference w:id="806"/>
            </w:r>
          </w:p>
          <w:p w14:paraId="2DFEBB93" w14:textId="77777777" w:rsidR="00D04BAC" w:rsidRDefault="00D04BAC">
            <w:pPr>
              <w:widowControl/>
              <w:spacing w:line="360" w:lineRule="auto"/>
              <w:ind w:firstLineChars="200" w:firstLine="560"/>
              <w:jc w:val="left"/>
              <w:rPr>
                <w:ins w:id="809" w:author="WangDaWei 王大伟 [LNX5] [华北航线中心]" w:date="2024-03-05T14:53:00Z"/>
                <w:rFonts w:asciiTheme="minorEastAsia" w:hAnsiTheme="minorEastAsia"/>
                <w:sz w:val="28"/>
              </w:rPr>
            </w:pPr>
          </w:p>
          <w:p w14:paraId="206ECC59" w14:textId="77777777" w:rsidR="00D04BAC" w:rsidRDefault="00D04BAC">
            <w:pPr>
              <w:widowControl/>
              <w:spacing w:line="360" w:lineRule="auto"/>
              <w:jc w:val="left"/>
              <w:rPr>
                <w:del w:id="810" w:author="WangDaWei 王大伟 [LNX5] [华北航线中心]" w:date="2024-03-05T14:53:00Z"/>
                <w:rFonts w:asciiTheme="minorEastAsia" w:hAnsiTheme="minorEastAsia"/>
                <w:sz w:val="28"/>
              </w:rPr>
            </w:pPr>
          </w:p>
          <w:p w14:paraId="55A232EB" w14:textId="77777777" w:rsidR="00D04BAC" w:rsidRDefault="00D04BAC">
            <w:pPr>
              <w:widowControl/>
              <w:spacing w:line="360" w:lineRule="auto"/>
              <w:ind w:firstLineChars="200" w:firstLine="560"/>
              <w:jc w:val="left"/>
              <w:rPr>
                <w:rFonts w:asciiTheme="minorEastAsia" w:hAnsiTheme="minorEastAsia"/>
                <w:sz w:val="28"/>
              </w:rPr>
              <w:pPrChange w:id="811" w:author="WangDaWei 王大伟 [LNX5] [华北航线中心]" w:date="2024-03-05T14:53:00Z">
                <w:pPr>
                  <w:widowControl/>
                  <w:spacing w:line="360" w:lineRule="auto"/>
                  <w:jc w:val="left"/>
                </w:pPr>
              </w:pPrChange>
            </w:pPr>
          </w:p>
          <w:p w14:paraId="4A88513D" w14:textId="77777777" w:rsidR="00D04BAC" w:rsidRDefault="00DC777A">
            <w:pPr>
              <w:widowControl/>
              <w:spacing w:line="360" w:lineRule="auto"/>
              <w:ind w:firstLineChars="200" w:firstLine="560"/>
              <w:jc w:val="left"/>
              <w:rPr>
                <w:rFonts w:ascii="黑体" w:eastAsia="黑体" w:hAnsi="黑体"/>
                <w:sz w:val="32"/>
              </w:rPr>
            </w:pPr>
            <w:r>
              <w:rPr>
                <w:rFonts w:asciiTheme="minorEastAsia" w:hAnsiTheme="minorEastAsia"/>
                <w:sz w:val="28"/>
              </w:rPr>
              <w:t>项目负责人</w:t>
            </w:r>
            <w:r>
              <w:rPr>
                <w:rFonts w:asciiTheme="minorEastAsia" w:hAnsiTheme="minorEastAsia" w:hint="eastAsia"/>
                <w:sz w:val="28"/>
              </w:rPr>
              <w:t xml:space="preserve">： </w:t>
            </w:r>
            <w:r>
              <w:rPr>
                <w:rFonts w:asciiTheme="minorEastAsia" w:hAnsiTheme="minorEastAsia"/>
                <w:sz w:val="28"/>
              </w:rPr>
              <w:t xml:space="preserve">                  日期</w:t>
            </w:r>
            <w:r>
              <w:rPr>
                <w:rFonts w:asciiTheme="minorEastAsia" w:hAnsiTheme="minorEastAsia" w:hint="eastAsia"/>
                <w:sz w:val="28"/>
              </w:rPr>
              <w:t>：</w:t>
            </w:r>
          </w:p>
        </w:tc>
      </w:tr>
    </w:tbl>
    <w:p w14:paraId="4EA98420" w14:textId="77777777" w:rsidR="00D04BAC" w:rsidRDefault="00DC777A">
      <w:pPr>
        <w:widowControl/>
        <w:jc w:val="left"/>
        <w:rPr>
          <w:rFonts w:ascii="黑体" w:eastAsia="黑体" w:hAnsi="黑体"/>
          <w:sz w:val="32"/>
        </w:rPr>
      </w:pPr>
      <w:r>
        <w:rPr>
          <w:rFonts w:ascii="黑体" w:eastAsia="黑体" w:hAnsi="黑体" w:hint="eastAsia"/>
          <w:sz w:val="32"/>
        </w:rPr>
        <w:lastRenderedPageBreak/>
        <w:t>十一、项目申报单位意见</w:t>
      </w:r>
    </w:p>
    <w:tbl>
      <w:tblPr>
        <w:tblStyle w:val="ad"/>
        <w:tblW w:w="8693" w:type="dxa"/>
        <w:tblLook w:val="04A0" w:firstRow="1" w:lastRow="0" w:firstColumn="1" w:lastColumn="0" w:noHBand="0" w:noVBand="1"/>
      </w:tblPr>
      <w:tblGrid>
        <w:gridCol w:w="8693"/>
      </w:tblGrid>
      <w:tr w:rsidR="00D04BAC" w14:paraId="76634A3A" w14:textId="77777777">
        <w:tc>
          <w:tcPr>
            <w:tcW w:w="8693" w:type="dxa"/>
          </w:tcPr>
          <w:p w14:paraId="583EAF44" w14:textId="77777777" w:rsidR="00D04BAC" w:rsidRDefault="00D04BAC">
            <w:pPr>
              <w:widowControl/>
              <w:jc w:val="left"/>
              <w:rPr>
                <w:rFonts w:ascii="黑体" w:eastAsia="黑体" w:hAnsi="黑体"/>
                <w:sz w:val="32"/>
              </w:rPr>
            </w:pPr>
          </w:p>
          <w:p w14:paraId="77D6B644" w14:textId="77777777" w:rsidR="00D04BAC" w:rsidRDefault="00D04BAC">
            <w:pPr>
              <w:widowControl/>
              <w:jc w:val="left"/>
              <w:rPr>
                <w:del w:id="812" w:author="WangDaWei 王大伟 [LNX5] [华北航线中心]" w:date="2024-03-05T14:53:00Z"/>
                <w:rFonts w:ascii="黑体" w:eastAsia="黑体" w:hAnsi="黑体"/>
                <w:sz w:val="32"/>
              </w:rPr>
            </w:pPr>
          </w:p>
          <w:p w14:paraId="031B447F" w14:textId="77777777" w:rsidR="00D04BAC" w:rsidRDefault="00D04BAC">
            <w:pPr>
              <w:widowControl/>
              <w:jc w:val="left"/>
              <w:rPr>
                <w:rFonts w:ascii="黑体" w:eastAsia="黑体" w:hAnsi="黑体"/>
                <w:sz w:val="32"/>
              </w:rPr>
            </w:pPr>
          </w:p>
          <w:p w14:paraId="481F5DEE" w14:textId="77777777" w:rsidR="00D04BAC" w:rsidRDefault="00DC777A">
            <w:pPr>
              <w:widowControl/>
              <w:spacing w:line="360" w:lineRule="auto"/>
              <w:ind w:firstLineChars="200" w:firstLine="560"/>
              <w:jc w:val="left"/>
              <w:rPr>
                <w:rFonts w:ascii="黑体" w:eastAsia="黑体" w:hAnsi="黑体"/>
                <w:sz w:val="32"/>
              </w:rPr>
            </w:pPr>
            <w:r>
              <w:rPr>
                <w:rFonts w:asciiTheme="minorEastAsia" w:hAnsiTheme="minorEastAsia"/>
                <w:sz w:val="28"/>
              </w:rPr>
              <w:t>单位科技分管领导</w:t>
            </w:r>
            <w:r>
              <w:rPr>
                <w:rFonts w:asciiTheme="minorEastAsia" w:hAnsiTheme="minorEastAsia" w:hint="eastAsia"/>
                <w:sz w:val="28"/>
              </w:rPr>
              <w:t xml:space="preserve">： </w:t>
            </w:r>
            <w:r>
              <w:rPr>
                <w:rFonts w:asciiTheme="minorEastAsia" w:hAnsiTheme="minorEastAsia"/>
                <w:sz w:val="28"/>
              </w:rPr>
              <w:t xml:space="preserve">            日期</w:t>
            </w:r>
            <w:r>
              <w:rPr>
                <w:rFonts w:asciiTheme="minorEastAsia" w:hAnsiTheme="minorEastAsia" w:hint="eastAsia"/>
                <w:sz w:val="28"/>
              </w:rPr>
              <w:t>：</w:t>
            </w:r>
          </w:p>
        </w:tc>
      </w:tr>
    </w:tbl>
    <w:p w14:paraId="5A2390F3" w14:textId="77777777" w:rsidR="00D04BAC" w:rsidRDefault="00DC777A">
      <w:pPr>
        <w:widowControl/>
        <w:jc w:val="left"/>
        <w:rPr>
          <w:rFonts w:ascii="黑体" w:eastAsia="黑体" w:hAnsi="黑体"/>
          <w:sz w:val="32"/>
        </w:rPr>
      </w:pPr>
      <w:r>
        <w:rPr>
          <w:rFonts w:ascii="黑体" w:eastAsia="黑体" w:hAnsi="黑体"/>
          <w:sz w:val="32"/>
        </w:rPr>
        <w:t>十</w:t>
      </w:r>
      <w:r>
        <w:rPr>
          <w:rFonts w:ascii="黑体" w:eastAsia="黑体" w:hAnsi="黑体" w:hint="eastAsia"/>
          <w:sz w:val="32"/>
        </w:rPr>
        <w:t>二、创新发展部意见</w:t>
      </w:r>
      <w:r>
        <w:rPr>
          <w:rFonts w:asciiTheme="minorEastAsia" w:hAnsiTheme="minorEastAsia" w:hint="eastAsia"/>
          <w:sz w:val="22"/>
        </w:rPr>
        <w:t>（创新基金项目审批栏）</w:t>
      </w:r>
    </w:p>
    <w:tbl>
      <w:tblPr>
        <w:tblStyle w:val="ad"/>
        <w:tblW w:w="8693" w:type="dxa"/>
        <w:tblLook w:val="04A0" w:firstRow="1" w:lastRow="0" w:firstColumn="1" w:lastColumn="0" w:noHBand="0" w:noVBand="1"/>
      </w:tblPr>
      <w:tblGrid>
        <w:gridCol w:w="8693"/>
      </w:tblGrid>
      <w:tr w:rsidR="00D04BAC" w14:paraId="0BA49AB7" w14:textId="77777777">
        <w:tc>
          <w:tcPr>
            <w:tcW w:w="8693" w:type="dxa"/>
          </w:tcPr>
          <w:p w14:paraId="217C9A1D" w14:textId="77777777" w:rsidR="00D04BAC" w:rsidRDefault="00D04BAC">
            <w:pPr>
              <w:widowControl/>
              <w:jc w:val="left"/>
              <w:rPr>
                <w:rFonts w:ascii="黑体" w:eastAsia="黑体" w:hAnsi="黑体"/>
                <w:sz w:val="32"/>
              </w:rPr>
            </w:pPr>
          </w:p>
          <w:p w14:paraId="44310A39" w14:textId="77777777" w:rsidR="00D04BAC" w:rsidRDefault="00D04BAC">
            <w:pPr>
              <w:widowControl/>
              <w:jc w:val="left"/>
              <w:rPr>
                <w:del w:id="813" w:author="WangDaWei 王大伟 [LNX5] [华北航线中心]" w:date="2024-04-03T14:08:00Z"/>
                <w:rFonts w:ascii="黑体" w:eastAsia="黑体" w:hAnsi="黑体"/>
                <w:sz w:val="32"/>
              </w:rPr>
            </w:pPr>
          </w:p>
          <w:p w14:paraId="286215AF" w14:textId="77777777" w:rsidR="00D04BAC" w:rsidRDefault="00D04BAC">
            <w:pPr>
              <w:widowControl/>
              <w:jc w:val="left"/>
              <w:rPr>
                <w:rFonts w:ascii="黑体" w:eastAsia="黑体" w:hAnsi="黑体"/>
                <w:sz w:val="32"/>
              </w:rPr>
            </w:pPr>
          </w:p>
          <w:p w14:paraId="55E6A068" w14:textId="77777777" w:rsidR="00D04BAC" w:rsidRDefault="00DC777A">
            <w:pPr>
              <w:widowControl/>
              <w:ind w:firstLineChars="200" w:firstLine="560"/>
              <w:jc w:val="left"/>
              <w:rPr>
                <w:rFonts w:ascii="黑体" w:eastAsia="黑体" w:hAnsi="黑体"/>
                <w:sz w:val="32"/>
              </w:rPr>
            </w:pPr>
            <w:r>
              <w:rPr>
                <w:rFonts w:asciiTheme="minorEastAsia" w:hAnsiTheme="minorEastAsia"/>
                <w:sz w:val="28"/>
              </w:rPr>
              <w:t>负责人</w:t>
            </w:r>
            <w:r>
              <w:rPr>
                <w:rFonts w:asciiTheme="minorEastAsia" w:hAnsiTheme="minorEastAsia" w:hint="eastAsia"/>
                <w:sz w:val="28"/>
              </w:rPr>
              <w:t xml:space="preserve">： </w:t>
            </w:r>
            <w:r>
              <w:rPr>
                <w:rFonts w:asciiTheme="minorEastAsia" w:hAnsiTheme="minorEastAsia"/>
                <w:sz w:val="28"/>
              </w:rPr>
              <w:t xml:space="preserve">                      日期</w:t>
            </w:r>
            <w:r>
              <w:rPr>
                <w:rFonts w:asciiTheme="minorEastAsia" w:hAnsiTheme="minorEastAsia" w:hint="eastAsia"/>
                <w:sz w:val="28"/>
              </w:rPr>
              <w:t>：</w:t>
            </w:r>
          </w:p>
        </w:tc>
      </w:tr>
    </w:tbl>
    <w:p w14:paraId="44D0054B" w14:textId="77777777" w:rsidR="00D04BAC" w:rsidRDefault="00DC777A">
      <w:pPr>
        <w:widowControl/>
        <w:jc w:val="left"/>
        <w:rPr>
          <w:rFonts w:ascii="黑体" w:eastAsia="黑体" w:hAnsi="黑体"/>
          <w:sz w:val="32"/>
        </w:rPr>
      </w:pPr>
      <w:r>
        <w:rPr>
          <w:rFonts w:ascii="黑体" w:eastAsia="黑体" w:hAnsi="黑体"/>
          <w:sz w:val="32"/>
        </w:rPr>
        <w:t>十</w:t>
      </w:r>
      <w:r>
        <w:rPr>
          <w:rFonts w:ascii="黑体" w:eastAsia="黑体" w:hAnsi="黑体" w:hint="eastAsia"/>
          <w:sz w:val="32"/>
        </w:rPr>
        <w:t>三、</w:t>
      </w:r>
      <w:r>
        <w:rPr>
          <w:rFonts w:ascii="黑体" w:eastAsia="黑体" w:hAnsi="黑体"/>
          <w:sz w:val="32"/>
        </w:rPr>
        <w:t>公司领导意见</w:t>
      </w:r>
      <w:r>
        <w:rPr>
          <w:rFonts w:asciiTheme="minorEastAsia" w:hAnsiTheme="minorEastAsia" w:hint="eastAsia"/>
          <w:sz w:val="22"/>
        </w:rPr>
        <w:t>（创新基金支持资金1</w:t>
      </w:r>
      <w:r>
        <w:rPr>
          <w:rFonts w:asciiTheme="minorEastAsia" w:hAnsiTheme="minorEastAsia"/>
          <w:sz w:val="22"/>
        </w:rPr>
        <w:t>00万</w:t>
      </w:r>
      <w:r>
        <w:rPr>
          <w:rFonts w:asciiTheme="minorEastAsia" w:hAnsiTheme="minorEastAsia" w:hint="eastAsia"/>
          <w:sz w:val="22"/>
        </w:rPr>
        <w:t>（含）</w:t>
      </w:r>
      <w:r>
        <w:rPr>
          <w:rFonts w:asciiTheme="minorEastAsia" w:hAnsiTheme="minorEastAsia"/>
          <w:sz w:val="22"/>
        </w:rPr>
        <w:t>以上项目审批栏</w:t>
      </w:r>
      <w:r>
        <w:rPr>
          <w:rFonts w:asciiTheme="minorEastAsia" w:hAnsiTheme="minorEastAsia" w:hint="eastAsia"/>
          <w:sz w:val="22"/>
        </w:rPr>
        <w:t>）</w:t>
      </w:r>
    </w:p>
    <w:tbl>
      <w:tblPr>
        <w:tblStyle w:val="ad"/>
        <w:tblW w:w="8693" w:type="dxa"/>
        <w:tblLook w:val="04A0" w:firstRow="1" w:lastRow="0" w:firstColumn="1" w:lastColumn="0" w:noHBand="0" w:noVBand="1"/>
      </w:tblPr>
      <w:tblGrid>
        <w:gridCol w:w="8693"/>
      </w:tblGrid>
      <w:tr w:rsidR="00D04BAC" w14:paraId="7D3055A1" w14:textId="77777777">
        <w:tc>
          <w:tcPr>
            <w:tcW w:w="8693" w:type="dxa"/>
          </w:tcPr>
          <w:p w14:paraId="7B67EB87" w14:textId="77777777" w:rsidR="00D04BAC" w:rsidRDefault="00D04BAC">
            <w:pPr>
              <w:widowControl/>
              <w:jc w:val="left"/>
              <w:rPr>
                <w:rFonts w:ascii="黑体" w:eastAsia="黑体" w:hAnsi="黑体"/>
                <w:sz w:val="32"/>
              </w:rPr>
            </w:pPr>
          </w:p>
          <w:p w14:paraId="5CC39FB7" w14:textId="77777777" w:rsidR="00D04BAC" w:rsidRDefault="00D04BAC">
            <w:pPr>
              <w:widowControl/>
              <w:jc w:val="left"/>
              <w:rPr>
                <w:del w:id="814" w:author="WangDaWei 王大伟 [LNX5] [华北航线中心]" w:date="2024-03-05T14:53:00Z"/>
                <w:rFonts w:ascii="黑体" w:eastAsia="黑体" w:hAnsi="黑体"/>
                <w:sz w:val="32"/>
              </w:rPr>
            </w:pPr>
          </w:p>
          <w:p w14:paraId="57D30B1E" w14:textId="77777777" w:rsidR="00D04BAC" w:rsidRDefault="00D04BAC">
            <w:pPr>
              <w:widowControl/>
              <w:jc w:val="left"/>
              <w:rPr>
                <w:rFonts w:ascii="黑体" w:eastAsia="黑体" w:hAnsi="黑体"/>
                <w:sz w:val="32"/>
              </w:rPr>
            </w:pPr>
          </w:p>
          <w:p w14:paraId="565E5D5B" w14:textId="77777777" w:rsidR="00D04BAC" w:rsidRDefault="00DC777A">
            <w:pPr>
              <w:widowControl/>
              <w:spacing w:line="360" w:lineRule="auto"/>
              <w:ind w:firstLineChars="211" w:firstLine="591"/>
              <w:jc w:val="left"/>
              <w:rPr>
                <w:rFonts w:ascii="黑体" w:eastAsia="黑体" w:hAnsi="黑体"/>
                <w:sz w:val="32"/>
              </w:rPr>
            </w:pPr>
            <w:r>
              <w:rPr>
                <w:rFonts w:asciiTheme="minorEastAsia" w:hAnsiTheme="minorEastAsia"/>
                <w:sz w:val="28"/>
              </w:rPr>
              <w:t>负责人</w:t>
            </w:r>
            <w:r>
              <w:rPr>
                <w:rFonts w:asciiTheme="minorEastAsia" w:hAnsiTheme="minorEastAsia" w:hint="eastAsia"/>
                <w:sz w:val="28"/>
              </w:rPr>
              <w:t xml:space="preserve">： </w:t>
            </w:r>
            <w:r>
              <w:rPr>
                <w:rFonts w:asciiTheme="minorEastAsia" w:hAnsiTheme="minorEastAsia"/>
                <w:sz w:val="28"/>
              </w:rPr>
              <w:t xml:space="preserve">                      日期</w:t>
            </w:r>
            <w:r>
              <w:rPr>
                <w:rFonts w:asciiTheme="minorEastAsia" w:hAnsiTheme="minorEastAsia" w:hint="eastAsia"/>
                <w:sz w:val="28"/>
              </w:rPr>
              <w:t>：</w:t>
            </w:r>
          </w:p>
        </w:tc>
      </w:tr>
    </w:tbl>
    <w:p w14:paraId="4251FF11" w14:textId="77777777" w:rsidR="00D04BAC" w:rsidRDefault="00DC777A">
      <w:pPr>
        <w:widowControl/>
        <w:jc w:val="left"/>
        <w:rPr>
          <w:rFonts w:asciiTheme="minorEastAsia" w:hAnsiTheme="minorEastAsia"/>
          <w:b/>
        </w:rPr>
      </w:pPr>
      <w:r>
        <w:rPr>
          <w:rFonts w:asciiTheme="minorEastAsia" w:hAnsiTheme="minorEastAsia"/>
          <w:b/>
        </w:rPr>
        <w:t>备注</w:t>
      </w:r>
      <w:r>
        <w:rPr>
          <w:rFonts w:asciiTheme="minorEastAsia" w:hAnsiTheme="minorEastAsia" w:hint="eastAsia"/>
          <w:b/>
        </w:rPr>
        <w:t>：</w:t>
      </w:r>
    </w:p>
    <w:p w14:paraId="5EB3197F" w14:textId="77777777" w:rsidR="00D04BAC" w:rsidRDefault="00DC777A">
      <w:pPr>
        <w:widowControl/>
        <w:jc w:val="left"/>
        <w:rPr>
          <w:rFonts w:asciiTheme="minorEastAsia" w:hAnsiTheme="minorEastAsia"/>
        </w:rPr>
      </w:pPr>
      <w:r>
        <w:rPr>
          <w:rFonts w:asciiTheme="minorEastAsia" w:hAnsiTheme="minorEastAsia" w:hint="eastAsia"/>
        </w:rPr>
        <w:t>1</w:t>
      </w:r>
      <w:r>
        <w:rPr>
          <w:rFonts w:asciiTheme="minorEastAsia" w:hAnsiTheme="minorEastAsia"/>
        </w:rPr>
        <w:t xml:space="preserve">. </w:t>
      </w:r>
      <w:proofErr w:type="gramStart"/>
      <w:r>
        <w:rPr>
          <w:rFonts w:asciiTheme="minorEastAsia" w:hAnsiTheme="minorEastAsia"/>
        </w:rPr>
        <w:t>请确保</w:t>
      </w:r>
      <w:proofErr w:type="gramEnd"/>
      <w:r>
        <w:rPr>
          <w:rFonts w:asciiTheme="minorEastAsia" w:hAnsiTheme="minorEastAsia"/>
        </w:rPr>
        <w:t>信息填写完整</w:t>
      </w:r>
      <w:r>
        <w:rPr>
          <w:rFonts w:asciiTheme="minorEastAsia" w:hAnsiTheme="minorEastAsia" w:hint="eastAsia"/>
        </w:rPr>
        <w:t>、</w:t>
      </w:r>
      <w:r>
        <w:rPr>
          <w:rFonts w:asciiTheme="minorEastAsia" w:hAnsiTheme="minorEastAsia"/>
        </w:rPr>
        <w:t>准确</w:t>
      </w:r>
      <w:r>
        <w:rPr>
          <w:rFonts w:asciiTheme="minorEastAsia" w:hAnsiTheme="minorEastAsia" w:hint="eastAsia"/>
        </w:rPr>
        <w:t>，</w:t>
      </w:r>
      <w:r>
        <w:rPr>
          <w:rFonts w:asciiTheme="minorEastAsia" w:hAnsiTheme="minorEastAsia"/>
        </w:rPr>
        <w:t>如有必要</w:t>
      </w:r>
      <w:r>
        <w:rPr>
          <w:rFonts w:asciiTheme="minorEastAsia" w:hAnsiTheme="minorEastAsia" w:hint="eastAsia"/>
        </w:rPr>
        <w:t>，</w:t>
      </w:r>
      <w:r>
        <w:rPr>
          <w:rFonts w:asciiTheme="minorEastAsia" w:hAnsiTheme="minorEastAsia"/>
        </w:rPr>
        <w:t>可以附图说明</w:t>
      </w:r>
      <w:r>
        <w:rPr>
          <w:rFonts w:asciiTheme="minorEastAsia" w:hAnsiTheme="minorEastAsia" w:hint="eastAsia"/>
        </w:rPr>
        <w:t>；如无相关信息，请填“无”；</w:t>
      </w:r>
    </w:p>
    <w:p w14:paraId="17E613AD" w14:textId="77777777" w:rsidR="00D04BAC" w:rsidRDefault="00DC777A">
      <w:pPr>
        <w:widowControl/>
        <w:jc w:val="left"/>
        <w:rPr>
          <w:rFonts w:asciiTheme="minorEastAsia" w:hAnsiTheme="minorEastAsia"/>
        </w:rPr>
      </w:pPr>
      <w:r>
        <w:rPr>
          <w:rFonts w:asciiTheme="minorEastAsia" w:hAnsiTheme="minorEastAsia" w:hint="eastAsia"/>
        </w:rPr>
        <w:lastRenderedPageBreak/>
        <w:t>2</w:t>
      </w:r>
      <w:r>
        <w:rPr>
          <w:rFonts w:asciiTheme="minorEastAsia" w:hAnsiTheme="minorEastAsia"/>
        </w:rPr>
        <w:t>. 第</w:t>
      </w:r>
      <w:r>
        <w:rPr>
          <w:rFonts w:asciiTheme="minorEastAsia" w:hAnsiTheme="minorEastAsia" w:hint="eastAsia"/>
        </w:rPr>
        <w:t>七项和第八项应尽可能地列出所有与该项目相关的参与人员和预计使用的相关资产。</w:t>
      </w:r>
    </w:p>
    <w:p w14:paraId="708D94F5" w14:textId="77777777" w:rsidR="00D04BAC" w:rsidRDefault="00D04BAC">
      <w:pPr>
        <w:widowControl/>
        <w:jc w:val="left"/>
        <w:rPr>
          <w:del w:id="815" w:author="WangDaWei 王大伟 [LNX5] [华北航线中心]" w:date="2024-03-05T14:52:00Z"/>
          <w:rFonts w:asciiTheme="minorEastAsia" w:hAnsiTheme="minorEastAsia"/>
        </w:rPr>
      </w:pPr>
    </w:p>
    <w:p w14:paraId="0298754A" w14:textId="77777777" w:rsidR="00D04BAC" w:rsidRDefault="00D04BAC">
      <w:pPr>
        <w:widowControl/>
        <w:jc w:val="left"/>
        <w:rPr>
          <w:del w:id="816" w:author="WangDaWei 王大伟 [LNX5] [华北航线中心]" w:date="2024-03-05T14:52:00Z"/>
          <w:rFonts w:asciiTheme="minorEastAsia" w:hAnsiTheme="minorEastAsia"/>
        </w:rPr>
      </w:pPr>
    </w:p>
    <w:p w14:paraId="2DD85C25" w14:textId="77777777" w:rsidR="00D04BAC" w:rsidRDefault="00D04BAC">
      <w:pPr>
        <w:widowControl/>
        <w:jc w:val="left"/>
        <w:rPr>
          <w:del w:id="817" w:author="WangDaWei 王大伟 [LNX5] [华北航线中心]" w:date="2024-03-05T14:52:00Z"/>
          <w:rFonts w:asciiTheme="minorEastAsia" w:hAnsiTheme="minorEastAsia"/>
        </w:rPr>
      </w:pPr>
    </w:p>
    <w:p w14:paraId="6053BD20" w14:textId="77777777" w:rsidR="00D04BAC" w:rsidRDefault="00D04BAC">
      <w:pPr>
        <w:widowControl/>
        <w:jc w:val="left"/>
        <w:rPr>
          <w:del w:id="818" w:author="WangDaWei 王大伟 [LNX5] [华北航线中心]" w:date="2024-03-05T14:52:00Z"/>
          <w:rFonts w:asciiTheme="minorEastAsia" w:hAnsiTheme="minorEastAsia"/>
        </w:rPr>
      </w:pPr>
    </w:p>
    <w:p w14:paraId="078B62A0" w14:textId="77777777" w:rsidR="00D04BAC" w:rsidRDefault="00D04BAC">
      <w:pPr>
        <w:widowControl/>
        <w:jc w:val="left"/>
        <w:rPr>
          <w:del w:id="819" w:author="WangDaWei 王大伟 [LNX5] [华北航线中心]" w:date="2024-03-05T14:52:00Z"/>
          <w:rFonts w:asciiTheme="minorEastAsia" w:hAnsiTheme="minorEastAsia"/>
        </w:rPr>
      </w:pPr>
    </w:p>
    <w:p w14:paraId="09533A1E" w14:textId="77777777" w:rsidR="00D04BAC" w:rsidRDefault="00D04BAC">
      <w:pPr>
        <w:widowControl/>
        <w:jc w:val="left"/>
        <w:rPr>
          <w:del w:id="820" w:author="WangDaWei 王大伟 [LNX5] [华北航线中心]" w:date="2024-03-05T14:52:00Z"/>
          <w:rFonts w:asciiTheme="minorEastAsia" w:hAnsiTheme="minorEastAsia"/>
        </w:rPr>
      </w:pPr>
    </w:p>
    <w:p w14:paraId="58E947E5" w14:textId="77777777" w:rsidR="00D04BAC" w:rsidRDefault="00D04BAC">
      <w:pPr>
        <w:widowControl/>
        <w:jc w:val="left"/>
        <w:rPr>
          <w:rFonts w:asciiTheme="minorEastAsia" w:hAnsiTheme="minorEastAsia"/>
        </w:rPr>
      </w:pPr>
    </w:p>
    <w:p w14:paraId="08780279" w14:textId="77777777" w:rsidR="00D04BAC" w:rsidRDefault="00D04BAC">
      <w:pPr>
        <w:widowControl/>
        <w:ind w:leftChars="-270" w:left="-567"/>
        <w:jc w:val="left"/>
        <w:rPr>
          <w:rFonts w:asciiTheme="minorEastAsia" w:hAnsiTheme="minorEastAsia"/>
          <w:sz w:val="28"/>
        </w:rPr>
      </w:pPr>
    </w:p>
    <w:p w14:paraId="7F038D1B" w14:textId="77777777" w:rsidR="00D04BAC" w:rsidRDefault="00DC777A">
      <w:pPr>
        <w:widowControl/>
        <w:ind w:leftChars="-270" w:left="-567"/>
        <w:jc w:val="left"/>
        <w:rPr>
          <w:rFonts w:asciiTheme="minorEastAsia" w:hAnsiTheme="minorEastAsia"/>
          <w:sz w:val="28"/>
        </w:rPr>
      </w:pPr>
      <w:r>
        <w:rPr>
          <w:rFonts w:asciiTheme="minorEastAsia" w:hAnsiTheme="minorEastAsia" w:hint="eastAsia"/>
          <w:sz w:val="28"/>
        </w:rPr>
        <w:t>附表</w:t>
      </w:r>
    </w:p>
    <w:tbl>
      <w:tblPr>
        <w:tblW w:w="10065" w:type="dxa"/>
        <w:jc w:val="center"/>
        <w:tblLook w:val="04A0" w:firstRow="1" w:lastRow="0" w:firstColumn="1" w:lastColumn="0" w:noHBand="0" w:noVBand="1"/>
      </w:tblPr>
      <w:tblGrid>
        <w:gridCol w:w="567"/>
        <w:gridCol w:w="2268"/>
        <w:gridCol w:w="993"/>
        <w:gridCol w:w="992"/>
        <w:gridCol w:w="5245"/>
      </w:tblGrid>
      <w:tr w:rsidR="00D04BAC" w14:paraId="04CF4B7F" w14:textId="77777777">
        <w:trPr>
          <w:trHeight w:val="900"/>
          <w:jc w:val="center"/>
        </w:trPr>
        <w:tc>
          <w:tcPr>
            <w:tcW w:w="10065" w:type="dxa"/>
            <w:gridSpan w:val="5"/>
            <w:tcBorders>
              <w:top w:val="nil"/>
              <w:left w:val="nil"/>
              <w:bottom w:val="single" w:sz="6" w:space="0" w:color="auto"/>
              <w:right w:val="nil"/>
            </w:tcBorders>
            <w:shd w:val="clear" w:color="auto" w:fill="auto"/>
            <w:noWrap/>
            <w:vAlign w:val="center"/>
          </w:tcPr>
          <w:p w14:paraId="46494B01" w14:textId="77777777" w:rsidR="00D04BAC" w:rsidRDefault="00DC777A">
            <w:pPr>
              <w:widowControl/>
              <w:jc w:val="center"/>
              <w:rPr>
                <w:rFonts w:ascii="宋体" w:eastAsia="宋体" w:hAnsi="宋体" w:cs="宋体"/>
                <w:b/>
                <w:bCs/>
                <w:color w:val="000000"/>
                <w:kern w:val="0"/>
                <w:sz w:val="26"/>
                <w:szCs w:val="26"/>
              </w:rPr>
            </w:pPr>
            <w:r>
              <w:rPr>
                <w:rFonts w:ascii="黑体" w:eastAsia="黑体" w:hAnsi="黑体" w:hint="eastAsia"/>
                <w:b/>
                <w:sz w:val="56"/>
              </w:rPr>
              <w:t>科技创新项目IT技术评估表</w:t>
            </w:r>
          </w:p>
        </w:tc>
      </w:tr>
      <w:tr w:rsidR="00D04BAC" w14:paraId="0E7E84E1" w14:textId="77777777">
        <w:trPr>
          <w:trHeight w:val="870"/>
          <w:jc w:val="center"/>
        </w:trPr>
        <w:tc>
          <w:tcPr>
            <w:tcW w:w="567" w:type="dxa"/>
            <w:vMerge w:val="restart"/>
            <w:tcBorders>
              <w:top w:val="single" w:sz="6" w:space="0" w:color="auto"/>
              <w:left w:val="single" w:sz="6" w:space="0" w:color="auto"/>
              <w:bottom w:val="single" w:sz="6" w:space="0" w:color="auto"/>
              <w:right w:val="single" w:sz="6" w:space="0" w:color="auto"/>
            </w:tcBorders>
            <w:shd w:val="clear" w:color="auto" w:fill="auto"/>
            <w:noWrap/>
            <w:vAlign w:val="center"/>
          </w:tcPr>
          <w:p w14:paraId="1F8FEA5B" w14:textId="77777777" w:rsidR="00D04BAC" w:rsidRDefault="00DC777A">
            <w:pPr>
              <w:jc w:val="center"/>
              <w:rPr>
                <w:rFonts w:ascii="宋体" w:eastAsia="宋体" w:hAnsi="宋体" w:cs="宋体"/>
                <w:b/>
                <w:kern w:val="0"/>
                <w:sz w:val="24"/>
                <w:szCs w:val="26"/>
              </w:rPr>
            </w:pPr>
            <w:r>
              <w:rPr>
                <w:rFonts w:ascii="宋体" w:eastAsia="宋体" w:hAnsi="宋体" w:cs="宋体" w:hint="eastAsia"/>
                <w:b/>
                <w:kern w:val="0"/>
                <w:sz w:val="24"/>
                <w:szCs w:val="26"/>
              </w:rPr>
              <w:t>项目组自评</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14:paraId="6F1E66C5" w14:textId="77777777" w:rsidR="00D04BAC" w:rsidRDefault="00DC777A">
            <w:pPr>
              <w:widowControl/>
              <w:jc w:val="center"/>
              <w:rPr>
                <w:rFonts w:ascii="宋体" w:eastAsia="宋体" w:hAnsi="宋体" w:cs="宋体"/>
                <w:kern w:val="0"/>
                <w:sz w:val="24"/>
                <w:szCs w:val="26"/>
              </w:rPr>
            </w:pPr>
            <w:r>
              <w:rPr>
                <w:rFonts w:ascii="宋体" w:eastAsia="宋体" w:hAnsi="宋体" w:cs="宋体" w:hint="eastAsia"/>
                <w:kern w:val="0"/>
                <w:sz w:val="24"/>
                <w:szCs w:val="26"/>
              </w:rPr>
              <w:t>事项</w:t>
            </w:r>
          </w:p>
        </w:tc>
        <w:tc>
          <w:tcPr>
            <w:tcW w:w="1985"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7C5978DE" w14:textId="77777777" w:rsidR="00D04BAC" w:rsidRDefault="00DC777A">
            <w:pPr>
              <w:widowControl/>
              <w:jc w:val="center"/>
              <w:rPr>
                <w:rFonts w:ascii="宋体" w:eastAsia="宋体" w:hAnsi="宋体" w:cs="宋体"/>
                <w:kern w:val="0"/>
                <w:sz w:val="24"/>
                <w:szCs w:val="26"/>
              </w:rPr>
            </w:pPr>
            <w:r>
              <w:rPr>
                <w:rFonts w:ascii="宋体" w:eastAsia="宋体" w:hAnsi="宋体" w:cs="宋体" w:hint="eastAsia"/>
                <w:kern w:val="0"/>
                <w:sz w:val="24"/>
                <w:szCs w:val="26"/>
              </w:rPr>
              <w:t>项目组</w:t>
            </w:r>
            <w:r>
              <w:rPr>
                <w:rFonts w:ascii="宋体" w:eastAsia="宋体" w:hAnsi="宋体" w:cs="宋体" w:hint="eastAsia"/>
                <w:kern w:val="0"/>
                <w:sz w:val="24"/>
                <w:szCs w:val="26"/>
              </w:rPr>
              <w:br/>
              <w:t>初步判断</w:t>
            </w:r>
          </w:p>
        </w:tc>
        <w:tc>
          <w:tcPr>
            <w:tcW w:w="5245" w:type="dxa"/>
            <w:tcBorders>
              <w:top w:val="single" w:sz="6" w:space="0" w:color="auto"/>
              <w:left w:val="single" w:sz="6" w:space="0" w:color="auto"/>
              <w:bottom w:val="single" w:sz="6" w:space="0" w:color="auto"/>
              <w:right w:val="single" w:sz="6" w:space="0" w:color="auto"/>
            </w:tcBorders>
            <w:shd w:val="clear" w:color="auto" w:fill="auto"/>
            <w:vAlign w:val="center"/>
          </w:tcPr>
          <w:p w14:paraId="0F7ECCAB" w14:textId="77777777" w:rsidR="00D04BAC" w:rsidRDefault="00DC777A">
            <w:pPr>
              <w:widowControl/>
              <w:jc w:val="center"/>
              <w:rPr>
                <w:rFonts w:ascii="宋体" w:eastAsia="宋体" w:hAnsi="宋体" w:cs="宋体"/>
                <w:kern w:val="0"/>
                <w:sz w:val="24"/>
                <w:szCs w:val="26"/>
              </w:rPr>
            </w:pPr>
            <w:r>
              <w:rPr>
                <w:rFonts w:ascii="宋体" w:eastAsia="宋体" w:hAnsi="宋体" w:cs="宋体" w:hint="eastAsia"/>
                <w:kern w:val="0"/>
                <w:sz w:val="24"/>
                <w:szCs w:val="26"/>
              </w:rPr>
              <w:t>相关要求</w:t>
            </w:r>
          </w:p>
        </w:tc>
      </w:tr>
      <w:tr w:rsidR="00D04BAC" w14:paraId="425A6A0E" w14:textId="77777777">
        <w:trPr>
          <w:trHeight w:val="1504"/>
          <w:jc w:val="center"/>
        </w:trPr>
        <w:tc>
          <w:tcPr>
            <w:tcW w:w="567" w:type="dxa"/>
            <w:vMerge/>
            <w:tcBorders>
              <w:top w:val="single" w:sz="6" w:space="0" w:color="auto"/>
              <w:left w:val="single" w:sz="6" w:space="0" w:color="auto"/>
              <w:bottom w:val="single" w:sz="6" w:space="0" w:color="auto"/>
              <w:right w:val="single" w:sz="6" w:space="0" w:color="auto"/>
            </w:tcBorders>
            <w:shd w:val="clear" w:color="auto" w:fill="auto"/>
            <w:noWrap/>
            <w:vAlign w:val="center"/>
          </w:tcPr>
          <w:p w14:paraId="26BC6D87" w14:textId="77777777" w:rsidR="00D04BAC" w:rsidRDefault="00D04BAC">
            <w:pPr>
              <w:jc w:val="center"/>
              <w:rPr>
                <w:rFonts w:ascii="宋体" w:eastAsia="宋体" w:hAnsi="宋体" w:cs="宋体"/>
                <w:kern w:val="0"/>
                <w:sz w:val="24"/>
                <w:szCs w:val="26"/>
              </w:rPr>
            </w:pP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14:paraId="25C299F4" w14:textId="77777777" w:rsidR="00D04BAC" w:rsidRDefault="00DC777A">
            <w:pPr>
              <w:widowControl/>
              <w:jc w:val="left"/>
              <w:rPr>
                <w:rFonts w:ascii="宋体" w:eastAsia="宋体" w:hAnsi="宋体" w:cs="宋体"/>
                <w:kern w:val="0"/>
                <w:sz w:val="24"/>
                <w:szCs w:val="26"/>
              </w:rPr>
            </w:pPr>
            <w:r>
              <w:rPr>
                <w:rFonts w:ascii="宋体" w:eastAsia="宋体" w:hAnsi="宋体" w:cs="宋体" w:hint="eastAsia"/>
                <w:kern w:val="0"/>
                <w:sz w:val="24"/>
                <w:szCs w:val="26"/>
              </w:rPr>
              <w:t>项目成果是否应用于生产</w:t>
            </w:r>
          </w:p>
        </w:tc>
        <w:tc>
          <w:tcPr>
            <w:tcW w:w="993" w:type="dxa"/>
            <w:tcBorders>
              <w:top w:val="single" w:sz="6" w:space="0" w:color="auto"/>
              <w:left w:val="single" w:sz="6" w:space="0" w:color="auto"/>
              <w:bottom w:val="single" w:sz="6" w:space="0" w:color="auto"/>
              <w:right w:val="single" w:sz="6" w:space="0" w:color="auto"/>
            </w:tcBorders>
            <w:shd w:val="clear" w:color="auto" w:fill="auto"/>
            <w:noWrap/>
            <w:vAlign w:val="center"/>
          </w:tcPr>
          <w:p w14:paraId="3598EB2D" w14:textId="77777777" w:rsidR="00D04BAC" w:rsidRDefault="00DC777A">
            <w:pPr>
              <w:widowControl/>
              <w:jc w:val="center"/>
              <w:rPr>
                <w:rFonts w:ascii="宋体" w:eastAsia="宋体" w:hAnsi="宋体" w:cs="宋体"/>
                <w:kern w:val="0"/>
                <w:sz w:val="24"/>
                <w:szCs w:val="26"/>
              </w:rPr>
            </w:pPr>
            <w:r>
              <w:rPr>
                <w:rFonts w:ascii="宋体" w:eastAsia="宋体" w:hAnsi="宋体" w:cs="宋体" w:hint="eastAsia"/>
                <w:kern w:val="0"/>
                <w:sz w:val="24"/>
                <w:szCs w:val="26"/>
              </w:rPr>
              <w:t>□ 是</w:t>
            </w:r>
          </w:p>
        </w:tc>
        <w:tc>
          <w:tcPr>
            <w:tcW w:w="992" w:type="dxa"/>
            <w:tcBorders>
              <w:top w:val="single" w:sz="6" w:space="0" w:color="auto"/>
              <w:left w:val="single" w:sz="6" w:space="0" w:color="auto"/>
              <w:bottom w:val="single" w:sz="6" w:space="0" w:color="auto"/>
              <w:right w:val="single" w:sz="6" w:space="0" w:color="auto"/>
            </w:tcBorders>
            <w:shd w:val="clear" w:color="auto" w:fill="auto"/>
            <w:noWrap/>
            <w:vAlign w:val="center"/>
          </w:tcPr>
          <w:p w14:paraId="4682E667" w14:textId="77777777" w:rsidR="00D04BAC" w:rsidRDefault="00DC777A">
            <w:pPr>
              <w:widowControl/>
              <w:jc w:val="center"/>
              <w:rPr>
                <w:rFonts w:ascii="宋体" w:eastAsia="宋体" w:hAnsi="宋体" w:cs="宋体"/>
                <w:kern w:val="0"/>
                <w:sz w:val="24"/>
                <w:szCs w:val="26"/>
              </w:rPr>
            </w:pPr>
            <w:r>
              <w:rPr>
                <w:rFonts w:ascii="宋体" w:eastAsia="宋体" w:hAnsi="宋体" w:cs="宋体" w:hint="eastAsia"/>
                <w:kern w:val="0"/>
                <w:sz w:val="24"/>
                <w:szCs w:val="26"/>
              </w:rPr>
              <w:t>□ 否</w:t>
            </w:r>
          </w:p>
        </w:tc>
        <w:tc>
          <w:tcPr>
            <w:tcW w:w="5245" w:type="dxa"/>
            <w:tcBorders>
              <w:top w:val="single" w:sz="6" w:space="0" w:color="auto"/>
              <w:left w:val="single" w:sz="6" w:space="0" w:color="auto"/>
              <w:bottom w:val="single" w:sz="6" w:space="0" w:color="auto"/>
              <w:right w:val="single" w:sz="6" w:space="0" w:color="auto"/>
            </w:tcBorders>
            <w:shd w:val="clear" w:color="auto" w:fill="auto"/>
            <w:vAlign w:val="center"/>
          </w:tcPr>
          <w:p w14:paraId="26CDDB15" w14:textId="77777777" w:rsidR="00D04BAC" w:rsidRDefault="00DC777A">
            <w:pPr>
              <w:widowControl/>
              <w:rPr>
                <w:rFonts w:ascii="宋体" w:eastAsia="宋体" w:hAnsi="宋体" w:cs="宋体"/>
                <w:kern w:val="0"/>
                <w:sz w:val="24"/>
                <w:szCs w:val="26"/>
              </w:rPr>
            </w:pPr>
            <w:r>
              <w:rPr>
                <w:rFonts w:ascii="宋体" w:eastAsia="宋体" w:hAnsi="宋体" w:cs="宋体" w:hint="eastAsia"/>
                <w:kern w:val="0"/>
                <w:sz w:val="24"/>
                <w:szCs w:val="26"/>
              </w:rPr>
              <w:t>如计划应用于生产，需按照FI标准生产信息系统建设流程开展后续工作。员工自开发程序不得用于核心生产业务。对于违反公司要求及管理规范的，信息技术部有权予以关停处理。</w:t>
            </w:r>
          </w:p>
        </w:tc>
      </w:tr>
      <w:tr w:rsidR="00D04BAC" w14:paraId="355FA6E6" w14:textId="77777777">
        <w:trPr>
          <w:trHeight w:val="1257"/>
          <w:jc w:val="center"/>
        </w:trPr>
        <w:tc>
          <w:tcPr>
            <w:tcW w:w="567" w:type="dxa"/>
            <w:vMerge/>
            <w:tcBorders>
              <w:top w:val="single" w:sz="6" w:space="0" w:color="auto"/>
              <w:left w:val="single" w:sz="6" w:space="0" w:color="auto"/>
              <w:bottom w:val="single" w:sz="6" w:space="0" w:color="auto"/>
              <w:right w:val="single" w:sz="6" w:space="0" w:color="auto"/>
            </w:tcBorders>
            <w:shd w:val="clear" w:color="auto" w:fill="auto"/>
            <w:vAlign w:val="center"/>
          </w:tcPr>
          <w:p w14:paraId="21A3621F" w14:textId="77777777" w:rsidR="00D04BAC" w:rsidRDefault="00D04BAC">
            <w:pPr>
              <w:jc w:val="center"/>
              <w:rPr>
                <w:rFonts w:ascii="宋体" w:eastAsia="宋体" w:hAnsi="宋体" w:cs="宋体"/>
                <w:kern w:val="0"/>
                <w:sz w:val="24"/>
                <w:szCs w:val="26"/>
              </w:rPr>
            </w:pP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14:paraId="13F7FA3C" w14:textId="77777777" w:rsidR="00D04BAC" w:rsidRDefault="00DC777A">
            <w:pPr>
              <w:widowControl/>
              <w:jc w:val="left"/>
              <w:rPr>
                <w:rFonts w:ascii="宋体" w:eastAsia="宋体" w:hAnsi="宋体" w:cs="宋体"/>
                <w:kern w:val="0"/>
                <w:sz w:val="24"/>
                <w:szCs w:val="26"/>
              </w:rPr>
            </w:pPr>
            <w:r>
              <w:rPr>
                <w:rFonts w:ascii="宋体" w:eastAsia="宋体" w:hAnsi="宋体" w:cs="宋体" w:hint="eastAsia"/>
                <w:kern w:val="0"/>
                <w:sz w:val="24"/>
                <w:szCs w:val="26"/>
              </w:rPr>
              <w:t>数据使用是否获得授权</w:t>
            </w:r>
          </w:p>
        </w:tc>
        <w:tc>
          <w:tcPr>
            <w:tcW w:w="993" w:type="dxa"/>
            <w:tcBorders>
              <w:top w:val="single" w:sz="6" w:space="0" w:color="auto"/>
              <w:left w:val="single" w:sz="6" w:space="0" w:color="auto"/>
              <w:bottom w:val="single" w:sz="6" w:space="0" w:color="auto"/>
              <w:right w:val="single" w:sz="6" w:space="0" w:color="auto"/>
            </w:tcBorders>
            <w:shd w:val="clear" w:color="auto" w:fill="auto"/>
            <w:noWrap/>
            <w:vAlign w:val="center"/>
          </w:tcPr>
          <w:p w14:paraId="2B478167" w14:textId="77777777" w:rsidR="00D04BAC" w:rsidRDefault="00DC777A">
            <w:pPr>
              <w:widowControl/>
              <w:jc w:val="center"/>
              <w:rPr>
                <w:rFonts w:ascii="宋体" w:eastAsia="宋体" w:hAnsi="宋体" w:cs="宋体"/>
                <w:kern w:val="0"/>
                <w:sz w:val="24"/>
                <w:szCs w:val="26"/>
              </w:rPr>
            </w:pPr>
            <w:r>
              <w:rPr>
                <w:rFonts w:ascii="宋体" w:eastAsia="宋体" w:hAnsi="宋体" w:cs="宋体" w:hint="eastAsia"/>
                <w:kern w:val="0"/>
                <w:sz w:val="24"/>
                <w:szCs w:val="26"/>
              </w:rPr>
              <w:t>□ 是</w:t>
            </w:r>
          </w:p>
        </w:tc>
        <w:tc>
          <w:tcPr>
            <w:tcW w:w="992" w:type="dxa"/>
            <w:tcBorders>
              <w:top w:val="single" w:sz="6" w:space="0" w:color="auto"/>
              <w:left w:val="single" w:sz="6" w:space="0" w:color="auto"/>
              <w:bottom w:val="single" w:sz="6" w:space="0" w:color="auto"/>
              <w:right w:val="single" w:sz="6" w:space="0" w:color="auto"/>
            </w:tcBorders>
            <w:shd w:val="clear" w:color="auto" w:fill="auto"/>
            <w:noWrap/>
            <w:vAlign w:val="center"/>
          </w:tcPr>
          <w:p w14:paraId="713C0955" w14:textId="77777777" w:rsidR="00D04BAC" w:rsidRDefault="00DC777A">
            <w:pPr>
              <w:widowControl/>
              <w:jc w:val="center"/>
              <w:rPr>
                <w:rFonts w:ascii="宋体" w:eastAsia="宋体" w:hAnsi="宋体" w:cs="宋体"/>
                <w:kern w:val="0"/>
                <w:sz w:val="24"/>
                <w:szCs w:val="26"/>
              </w:rPr>
            </w:pPr>
            <w:r>
              <w:rPr>
                <w:rFonts w:ascii="宋体" w:eastAsia="宋体" w:hAnsi="宋体" w:cs="宋体" w:hint="eastAsia"/>
                <w:kern w:val="0"/>
                <w:sz w:val="24"/>
                <w:szCs w:val="26"/>
              </w:rPr>
              <w:t>□ 否</w:t>
            </w:r>
          </w:p>
        </w:tc>
        <w:tc>
          <w:tcPr>
            <w:tcW w:w="5245" w:type="dxa"/>
            <w:tcBorders>
              <w:top w:val="single" w:sz="6" w:space="0" w:color="auto"/>
              <w:left w:val="single" w:sz="6" w:space="0" w:color="auto"/>
              <w:bottom w:val="single" w:sz="6" w:space="0" w:color="auto"/>
              <w:right w:val="single" w:sz="6" w:space="0" w:color="auto"/>
            </w:tcBorders>
            <w:shd w:val="clear" w:color="auto" w:fill="auto"/>
            <w:vAlign w:val="center"/>
          </w:tcPr>
          <w:p w14:paraId="273EF592" w14:textId="77777777" w:rsidR="00D04BAC" w:rsidRDefault="00DC777A">
            <w:pPr>
              <w:widowControl/>
              <w:jc w:val="left"/>
              <w:rPr>
                <w:rFonts w:ascii="宋体" w:eastAsia="宋体" w:hAnsi="宋体" w:cs="宋体"/>
                <w:kern w:val="0"/>
                <w:sz w:val="24"/>
                <w:szCs w:val="26"/>
              </w:rPr>
            </w:pPr>
            <w:r>
              <w:rPr>
                <w:rFonts w:ascii="宋体" w:eastAsia="宋体" w:hAnsi="宋体" w:cs="宋体" w:hint="eastAsia"/>
                <w:kern w:val="0"/>
                <w:sz w:val="24"/>
                <w:szCs w:val="26"/>
              </w:rPr>
              <w:t>项目中使用到的数据，需获得业务数据主</w:t>
            </w:r>
            <w:proofErr w:type="gramStart"/>
            <w:r>
              <w:rPr>
                <w:rFonts w:ascii="宋体" w:eastAsia="宋体" w:hAnsi="宋体" w:cs="宋体" w:hint="eastAsia"/>
                <w:kern w:val="0"/>
                <w:sz w:val="24"/>
                <w:szCs w:val="26"/>
              </w:rPr>
              <w:t>责部门</w:t>
            </w:r>
            <w:proofErr w:type="gramEnd"/>
            <w:r>
              <w:rPr>
                <w:rFonts w:ascii="宋体" w:eastAsia="宋体" w:hAnsi="宋体" w:cs="宋体" w:hint="eastAsia"/>
                <w:kern w:val="0"/>
                <w:sz w:val="24"/>
                <w:szCs w:val="26"/>
              </w:rPr>
              <w:t>的同意。具体数据内容及相关主管部门请参照信息技术部数据字典及数据地图所示。</w:t>
            </w:r>
          </w:p>
        </w:tc>
      </w:tr>
      <w:tr w:rsidR="00D04BAC" w14:paraId="7408E5EA" w14:textId="77777777">
        <w:trPr>
          <w:trHeight w:val="835"/>
          <w:jc w:val="center"/>
        </w:trPr>
        <w:tc>
          <w:tcPr>
            <w:tcW w:w="567" w:type="dxa"/>
            <w:vMerge/>
            <w:tcBorders>
              <w:top w:val="single" w:sz="6" w:space="0" w:color="auto"/>
              <w:left w:val="single" w:sz="6" w:space="0" w:color="auto"/>
              <w:bottom w:val="single" w:sz="6" w:space="0" w:color="auto"/>
              <w:right w:val="single" w:sz="6" w:space="0" w:color="auto"/>
            </w:tcBorders>
            <w:shd w:val="clear" w:color="auto" w:fill="auto"/>
            <w:vAlign w:val="center"/>
          </w:tcPr>
          <w:p w14:paraId="31929C9F" w14:textId="77777777" w:rsidR="00D04BAC" w:rsidRDefault="00D04BAC">
            <w:pPr>
              <w:widowControl/>
              <w:jc w:val="center"/>
              <w:rPr>
                <w:rFonts w:ascii="宋体" w:eastAsia="宋体" w:hAnsi="宋体" w:cs="宋体"/>
                <w:kern w:val="0"/>
                <w:sz w:val="24"/>
                <w:szCs w:val="26"/>
              </w:rPr>
            </w:pP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14:paraId="608F5C26" w14:textId="77777777" w:rsidR="00D04BAC" w:rsidRDefault="00DC777A">
            <w:pPr>
              <w:widowControl/>
              <w:jc w:val="left"/>
              <w:rPr>
                <w:rFonts w:ascii="宋体" w:eastAsia="宋体" w:hAnsi="宋体" w:cs="宋体"/>
                <w:kern w:val="0"/>
                <w:sz w:val="24"/>
                <w:szCs w:val="26"/>
              </w:rPr>
            </w:pPr>
            <w:r>
              <w:rPr>
                <w:rFonts w:ascii="宋体" w:eastAsia="宋体" w:hAnsi="宋体" w:cs="宋体" w:hint="eastAsia"/>
                <w:kern w:val="0"/>
                <w:sz w:val="24"/>
                <w:szCs w:val="26"/>
              </w:rPr>
              <w:t>是否连接互联网</w:t>
            </w:r>
          </w:p>
        </w:tc>
        <w:tc>
          <w:tcPr>
            <w:tcW w:w="993" w:type="dxa"/>
            <w:tcBorders>
              <w:top w:val="single" w:sz="6" w:space="0" w:color="auto"/>
              <w:left w:val="single" w:sz="6" w:space="0" w:color="auto"/>
              <w:bottom w:val="single" w:sz="6" w:space="0" w:color="auto"/>
              <w:right w:val="single" w:sz="6" w:space="0" w:color="auto"/>
            </w:tcBorders>
            <w:shd w:val="clear" w:color="auto" w:fill="auto"/>
            <w:noWrap/>
            <w:vAlign w:val="center"/>
          </w:tcPr>
          <w:p w14:paraId="76CEF638" w14:textId="77777777" w:rsidR="00D04BAC" w:rsidRDefault="00DC777A">
            <w:pPr>
              <w:widowControl/>
              <w:jc w:val="center"/>
              <w:rPr>
                <w:rFonts w:ascii="宋体" w:eastAsia="宋体" w:hAnsi="宋体" w:cs="宋体"/>
                <w:kern w:val="0"/>
                <w:sz w:val="24"/>
                <w:szCs w:val="26"/>
              </w:rPr>
            </w:pPr>
            <w:r>
              <w:rPr>
                <w:rFonts w:ascii="宋体" w:eastAsia="宋体" w:hAnsi="宋体" w:cs="宋体" w:hint="eastAsia"/>
                <w:kern w:val="0"/>
                <w:sz w:val="24"/>
                <w:szCs w:val="26"/>
              </w:rPr>
              <w:t>□ 是</w:t>
            </w:r>
          </w:p>
        </w:tc>
        <w:tc>
          <w:tcPr>
            <w:tcW w:w="992" w:type="dxa"/>
            <w:tcBorders>
              <w:top w:val="single" w:sz="6" w:space="0" w:color="auto"/>
              <w:left w:val="single" w:sz="6" w:space="0" w:color="auto"/>
              <w:bottom w:val="single" w:sz="6" w:space="0" w:color="auto"/>
              <w:right w:val="single" w:sz="6" w:space="0" w:color="auto"/>
            </w:tcBorders>
            <w:shd w:val="clear" w:color="auto" w:fill="auto"/>
            <w:noWrap/>
            <w:vAlign w:val="center"/>
          </w:tcPr>
          <w:p w14:paraId="7CC8A911" w14:textId="77777777" w:rsidR="00D04BAC" w:rsidRDefault="00DC777A">
            <w:pPr>
              <w:widowControl/>
              <w:jc w:val="center"/>
              <w:rPr>
                <w:rFonts w:ascii="宋体" w:eastAsia="宋体" w:hAnsi="宋体" w:cs="宋体"/>
                <w:kern w:val="0"/>
                <w:sz w:val="24"/>
                <w:szCs w:val="26"/>
              </w:rPr>
            </w:pPr>
            <w:r>
              <w:rPr>
                <w:rFonts w:ascii="宋体" w:eastAsia="宋体" w:hAnsi="宋体" w:cs="宋体" w:hint="eastAsia"/>
                <w:kern w:val="0"/>
                <w:sz w:val="24"/>
                <w:szCs w:val="26"/>
              </w:rPr>
              <w:t>□ 否</w:t>
            </w:r>
          </w:p>
        </w:tc>
        <w:tc>
          <w:tcPr>
            <w:tcW w:w="5245" w:type="dxa"/>
            <w:tcBorders>
              <w:top w:val="single" w:sz="6" w:space="0" w:color="auto"/>
              <w:left w:val="single" w:sz="6" w:space="0" w:color="auto"/>
              <w:bottom w:val="single" w:sz="6" w:space="0" w:color="auto"/>
              <w:right w:val="single" w:sz="6" w:space="0" w:color="auto"/>
            </w:tcBorders>
            <w:shd w:val="clear" w:color="auto" w:fill="auto"/>
            <w:vAlign w:val="center"/>
          </w:tcPr>
          <w:p w14:paraId="390AF294" w14:textId="77777777" w:rsidR="00D04BAC" w:rsidRDefault="00DC777A">
            <w:pPr>
              <w:widowControl/>
              <w:jc w:val="left"/>
              <w:rPr>
                <w:rFonts w:ascii="宋体" w:eastAsia="宋体" w:hAnsi="宋体" w:cs="宋体"/>
                <w:kern w:val="0"/>
                <w:sz w:val="24"/>
                <w:szCs w:val="26"/>
              </w:rPr>
            </w:pPr>
            <w:r>
              <w:rPr>
                <w:rFonts w:ascii="宋体" w:eastAsia="宋体" w:hAnsi="宋体" w:cs="宋体" w:hint="eastAsia"/>
                <w:kern w:val="0"/>
                <w:sz w:val="24"/>
                <w:szCs w:val="26"/>
              </w:rPr>
              <w:t>项目研发的系统或功能，不得在未经授权的情况下，开放到互联网。</w:t>
            </w:r>
          </w:p>
        </w:tc>
      </w:tr>
      <w:tr w:rsidR="00D04BAC" w14:paraId="5B2706E5" w14:textId="77777777">
        <w:trPr>
          <w:trHeight w:val="1671"/>
          <w:jc w:val="center"/>
        </w:trPr>
        <w:tc>
          <w:tcPr>
            <w:tcW w:w="567" w:type="dxa"/>
            <w:vMerge/>
            <w:tcBorders>
              <w:top w:val="single" w:sz="6" w:space="0" w:color="auto"/>
              <w:left w:val="single" w:sz="6" w:space="0" w:color="auto"/>
              <w:bottom w:val="single" w:sz="6" w:space="0" w:color="auto"/>
              <w:right w:val="single" w:sz="6" w:space="0" w:color="auto"/>
            </w:tcBorders>
            <w:vAlign w:val="center"/>
          </w:tcPr>
          <w:p w14:paraId="14692D29" w14:textId="77777777" w:rsidR="00D04BAC" w:rsidRDefault="00D04BAC">
            <w:pPr>
              <w:widowControl/>
              <w:jc w:val="left"/>
              <w:rPr>
                <w:rFonts w:ascii="宋体" w:eastAsia="宋体" w:hAnsi="宋体" w:cs="宋体"/>
                <w:kern w:val="0"/>
                <w:sz w:val="24"/>
                <w:szCs w:val="26"/>
              </w:rPr>
            </w:pP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14:paraId="21F627C8" w14:textId="77777777" w:rsidR="00D04BAC" w:rsidRDefault="00DC777A">
            <w:pPr>
              <w:widowControl/>
              <w:jc w:val="left"/>
              <w:rPr>
                <w:rFonts w:ascii="宋体" w:eastAsia="宋体" w:hAnsi="宋体" w:cs="宋体"/>
                <w:kern w:val="0"/>
                <w:sz w:val="24"/>
                <w:szCs w:val="26"/>
              </w:rPr>
            </w:pPr>
            <w:r>
              <w:rPr>
                <w:rFonts w:ascii="宋体" w:eastAsia="宋体" w:hAnsi="宋体" w:cs="宋体" w:hint="eastAsia"/>
                <w:kern w:val="0"/>
                <w:sz w:val="24"/>
                <w:szCs w:val="26"/>
              </w:rPr>
              <w:t>是否考虑信息安全管理规范</w:t>
            </w:r>
          </w:p>
        </w:tc>
        <w:tc>
          <w:tcPr>
            <w:tcW w:w="993" w:type="dxa"/>
            <w:tcBorders>
              <w:top w:val="single" w:sz="6" w:space="0" w:color="auto"/>
              <w:left w:val="single" w:sz="6" w:space="0" w:color="auto"/>
              <w:bottom w:val="single" w:sz="6" w:space="0" w:color="auto"/>
              <w:right w:val="single" w:sz="6" w:space="0" w:color="auto"/>
            </w:tcBorders>
            <w:shd w:val="clear" w:color="auto" w:fill="auto"/>
            <w:noWrap/>
            <w:vAlign w:val="center"/>
          </w:tcPr>
          <w:p w14:paraId="7B60EBBC" w14:textId="77777777" w:rsidR="00D04BAC" w:rsidRDefault="00DC777A">
            <w:pPr>
              <w:widowControl/>
              <w:jc w:val="center"/>
              <w:rPr>
                <w:rFonts w:ascii="宋体" w:eastAsia="宋体" w:hAnsi="宋体" w:cs="宋体"/>
                <w:kern w:val="0"/>
                <w:sz w:val="24"/>
                <w:szCs w:val="26"/>
              </w:rPr>
            </w:pPr>
            <w:r>
              <w:rPr>
                <w:rFonts w:ascii="宋体" w:eastAsia="宋体" w:hAnsi="宋体" w:cs="宋体" w:hint="eastAsia"/>
                <w:kern w:val="0"/>
                <w:sz w:val="24"/>
                <w:szCs w:val="26"/>
              </w:rPr>
              <w:t>□ 是</w:t>
            </w:r>
          </w:p>
        </w:tc>
        <w:tc>
          <w:tcPr>
            <w:tcW w:w="992" w:type="dxa"/>
            <w:tcBorders>
              <w:top w:val="single" w:sz="6" w:space="0" w:color="auto"/>
              <w:left w:val="single" w:sz="6" w:space="0" w:color="auto"/>
              <w:bottom w:val="single" w:sz="6" w:space="0" w:color="auto"/>
              <w:right w:val="single" w:sz="6" w:space="0" w:color="auto"/>
            </w:tcBorders>
            <w:shd w:val="clear" w:color="auto" w:fill="auto"/>
            <w:noWrap/>
            <w:vAlign w:val="center"/>
          </w:tcPr>
          <w:p w14:paraId="50408175" w14:textId="77777777" w:rsidR="00D04BAC" w:rsidRDefault="00DC777A">
            <w:pPr>
              <w:widowControl/>
              <w:jc w:val="center"/>
              <w:rPr>
                <w:rFonts w:ascii="宋体" w:eastAsia="宋体" w:hAnsi="宋体" w:cs="宋体"/>
                <w:kern w:val="0"/>
                <w:sz w:val="24"/>
                <w:szCs w:val="26"/>
              </w:rPr>
            </w:pPr>
            <w:r>
              <w:rPr>
                <w:rFonts w:ascii="宋体" w:eastAsia="宋体" w:hAnsi="宋体" w:cs="宋体" w:hint="eastAsia"/>
                <w:kern w:val="0"/>
                <w:sz w:val="24"/>
                <w:szCs w:val="26"/>
              </w:rPr>
              <w:t>□ 否</w:t>
            </w:r>
          </w:p>
        </w:tc>
        <w:tc>
          <w:tcPr>
            <w:tcW w:w="5245" w:type="dxa"/>
            <w:tcBorders>
              <w:top w:val="single" w:sz="6" w:space="0" w:color="auto"/>
              <w:left w:val="single" w:sz="6" w:space="0" w:color="auto"/>
              <w:bottom w:val="single" w:sz="6" w:space="0" w:color="auto"/>
              <w:right w:val="single" w:sz="6" w:space="0" w:color="auto"/>
            </w:tcBorders>
            <w:shd w:val="clear" w:color="auto" w:fill="auto"/>
            <w:vAlign w:val="center"/>
          </w:tcPr>
          <w:p w14:paraId="55B35093" w14:textId="77777777" w:rsidR="00D04BAC" w:rsidRDefault="00DC777A">
            <w:pPr>
              <w:widowControl/>
              <w:jc w:val="left"/>
              <w:rPr>
                <w:rFonts w:ascii="宋体" w:eastAsia="宋体" w:hAnsi="宋体" w:cs="宋体"/>
                <w:kern w:val="0"/>
                <w:sz w:val="24"/>
                <w:szCs w:val="26"/>
              </w:rPr>
            </w:pPr>
            <w:r>
              <w:rPr>
                <w:rFonts w:ascii="宋体" w:eastAsia="宋体" w:hAnsi="宋体" w:cs="宋体" w:hint="eastAsia"/>
                <w:kern w:val="0"/>
                <w:sz w:val="24"/>
                <w:szCs w:val="26"/>
              </w:rPr>
              <w:t>项目研发的系统或功能，应遵照信息技术部相关安全管理规范，避免弱口令，软件漏洞等问题。信息技术部会对网络内资源定期进行扫描，对于违反公司要求及管理规范的，信息技术部有权予以关停处理。</w:t>
            </w:r>
          </w:p>
        </w:tc>
      </w:tr>
      <w:tr w:rsidR="00D04BAC" w14:paraId="24B6EBD7" w14:textId="77777777">
        <w:trPr>
          <w:trHeight w:val="688"/>
          <w:jc w:val="center"/>
        </w:trPr>
        <w:tc>
          <w:tcPr>
            <w:tcW w:w="567" w:type="dxa"/>
            <w:vMerge/>
            <w:tcBorders>
              <w:top w:val="single" w:sz="6" w:space="0" w:color="auto"/>
              <w:left w:val="single" w:sz="6" w:space="0" w:color="auto"/>
              <w:bottom w:val="single" w:sz="6" w:space="0" w:color="auto"/>
              <w:right w:val="single" w:sz="6" w:space="0" w:color="auto"/>
            </w:tcBorders>
            <w:vAlign w:val="center"/>
          </w:tcPr>
          <w:p w14:paraId="034063D3" w14:textId="77777777" w:rsidR="00D04BAC" w:rsidRDefault="00D04BAC">
            <w:pPr>
              <w:widowControl/>
              <w:jc w:val="left"/>
              <w:rPr>
                <w:rFonts w:ascii="宋体" w:eastAsia="宋体" w:hAnsi="宋体" w:cs="宋体"/>
                <w:kern w:val="0"/>
                <w:sz w:val="24"/>
                <w:szCs w:val="26"/>
              </w:rPr>
            </w:pP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14:paraId="584246F4" w14:textId="77777777" w:rsidR="00D04BAC" w:rsidRDefault="00DC777A">
            <w:pPr>
              <w:widowControl/>
              <w:jc w:val="left"/>
              <w:rPr>
                <w:rFonts w:ascii="宋体" w:eastAsia="宋体" w:hAnsi="宋体" w:cs="宋体"/>
                <w:kern w:val="0"/>
                <w:sz w:val="24"/>
                <w:szCs w:val="26"/>
              </w:rPr>
            </w:pPr>
            <w:r>
              <w:rPr>
                <w:rFonts w:ascii="宋体" w:eastAsia="宋体" w:hAnsi="宋体" w:cs="宋体" w:hint="eastAsia"/>
                <w:kern w:val="0"/>
                <w:sz w:val="24"/>
                <w:szCs w:val="26"/>
              </w:rPr>
              <w:t>是否使用正版软件</w:t>
            </w:r>
          </w:p>
        </w:tc>
        <w:tc>
          <w:tcPr>
            <w:tcW w:w="993" w:type="dxa"/>
            <w:tcBorders>
              <w:top w:val="single" w:sz="6" w:space="0" w:color="auto"/>
              <w:left w:val="single" w:sz="6" w:space="0" w:color="auto"/>
              <w:bottom w:val="single" w:sz="6" w:space="0" w:color="auto"/>
              <w:right w:val="single" w:sz="6" w:space="0" w:color="auto"/>
            </w:tcBorders>
            <w:shd w:val="clear" w:color="auto" w:fill="auto"/>
            <w:noWrap/>
            <w:vAlign w:val="center"/>
          </w:tcPr>
          <w:p w14:paraId="01A8EC6B" w14:textId="77777777" w:rsidR="00D04BAC" w:rsidRDefault="00DC777A">
            <w:pPr>
              <w:widowControl/>
              <w:jc w:val="center"/>
              <w:rPr>
                <w:rFonts w:ascii="宋体" w:eastAsia="宋体" w:hAnsi="宋体" w:cs="宋体"/>
                <w:kern w:val="0"/>
                <w:sz w:val="24"/>
                <w:szCs w:val="26"/>
              </w:rPr>
            </w:pPr>
            <w:r>
              <w:rPr>
                <w:rFonts w:ascii="宋体" w:eastAsia="宋体" w:hAnsi="宋体" w:cs="宋体" w:hint="eastAsia"/>
                <w:kern w:val="0"/>
                <w:sz w:val="24"/>
                <w:szCs w:val="26"/>
              </w:rPr>
              <w:t>□ 是</w:t>
            </w:r>
          </w:p>
        </w:tc>
        <w:tc>
          <w:tcPr>
            <w:tcW w:w="992" w:type="dxa"/>
            <w:tcBorders>
              <w:top w:val="single" w:sz="6" w:space="0" w:color="auto"/>
              <w:left w:val="single" w:sz="6" w:space="0" w:color="auto"/>
              <w:bottom w:val="single" w:sz="6" w:space="0" w:color="auto"/>
              <w:right w:val="single" w:sz="6" w:space="0" w:color="auto"/>
            </w:tcBorders>
            <w:shd w:val="clear" w:color="auto" w:fill="auto"/>
            <w:noWrap/>
            <w:vAlign w:val="center"/>
          </w:tcPr>
          <w:p w14:paraId="48826CF5" w14:textId="77777777" w:rsidR="00D04BAC" w:rsidRDefault="00DC777A">
            <w:pPr>
              <w:widowControl/>
              <w:jc w:val="center"/>
              <w:rPr>
                <w:rFonts w:ascii="宋体" w:eastAsia="宋体" w:hAnsi="宋体" w:cs="宋体"/>
                <w:kern w:val="0"/>
                <w:sz w:val="24"/>
                <w:szCs w:val="26"/>
              </w:rPr>
            </w:pPr>
            <w:r>
              <w:rPr>
                <w:rFonts w:ascii="宋体" w:eastAsia="宋体" w:hAnsi="宋体" w:cs="宋体" w:hint="eastAsia"/>
                <w:kern w:val="0"/>
                <w:sz w:val="24"/>
                <w:szCs w:val="26"/>
              </w:rPr>
              <w:t>□ 否</w:t>
            </w:r>
          </w:p>
        </w:tc>
        <w:tc>
          <w:tcPr>
            <w:tcW w:w="5245" w:type="dxa"/>
            <w:tcBorders>
              <w:top w:val="single" w:sz="6" w:space="0" w:color="auto"/>
              <w:left w:val="single" w:sz="6" w:space="0" w:color="auto"/>
              <w:bottom w:val="single" w:sz="6" w:space="0" w:color="auto"/>
              <w:right w:val="single" w:sz="6" w:space="0" w:color="auto"/>
            </w:tcBorders>
            <w:shd w:val="clear" w:color="auto" w:fill="auto"/>
            <w:vAlign w:val="center"/>
          </w:tcPr>
          <w:p w14:paraId="4E9AD3A9" w14:textId="77777777" w:rsidR="00D04BAC" w:rsidRDefault="00DC777A">
            <w:pPr>
              <w:widowControl/>
              <w:jc w:val="left"/>
              <w:rPr>
                <w:rFonts w:ascii="宋体" w:eastAsia="宋体" w:hAnsi="宋体" w:cs="宋体"/>
                <w:kern w:val="0"/>
                <w:sz w:val="24"/>
                <w:szCs w:val="26"/>
              </w:rPr>
            </w:pPr>
            <w:r>
              <w:rPr>
                <w:rFonts w:ascii="宋体" w:eastAsia="宋体" w:hAnsi="宋体" w:cs="宋体" w:hint="eastAsia"/>
                <w:kern w:val="0"/>
                <w:sz w:val="24"/>
                <w:szCs w:val="26"/>
              </w:rPr>
              <w:t>项目中涉及的系统或软件，需具有正版授权。</w:t>
            </w:r>
          </w:p>
        </w:tc>
      </w:tr>
      <w:tr w:rsidR="00D04BAC" w14:paraId="3116D415" w14:textId="77777777">
        <w:trPr>
          <w:trHeight w:val="990"/>
          <w:jc w:val="center"/>
        </w:trPr>
        <w:tc>
          <w:tcPr>
            <w:tcW w:w="567" w:type="dxa"/>
            <w:vMerge/>
            <w:tcBorders>
              <w:top w:val="single" w:sz="6" w:space="0" w:color="auto"/>
              <w:left w:val="single" w:sz="6" w:space="0" w:color="auto"/>
              <w:bottom w:val="single" w:sz="6" w:space="0" w:color="auto"/>
              <w:right w:val="single" w:sz="6" w:space="0" w:color="auto"/>
            </w:tcBorders>
            <w:shd w:val="clear" w:color="auto" w:fill="auto"/>
            <w:vAlign w:val="center"/>
          </w:tcPr>
          <w:p w14:paraId="18824ABC" w14:textId="77777777" w:rsidR="00D04BAC" w:rsidRDefault="00D04BAC">
            <w:pPr>
              <w:widowControl/>
              <w:jc w:val="left"/>
              <w:rPr>
                <w:rFonts w:ascii="宋体" w:eastAsia="宋体" w:hAnsi="宋体" w:cs="宋体"/>
                <w:kern w:val="0"/>
                <w:sz w:val="24"/>
                <w:szCs w:val="26"/>
              </w:rPr>
            </w:pPr>
          </w:p>
        </w:tc>
        <w:tc>
          <w:tcPr>
            <w:tcW w:w="9498" w:type="dxa"/>
            <w:gridSpan w:val="4"/>
            <w:tcBorders>
              <w:top w:val="single" w:sz="6" w:space="0" w:color="auto"/>
              <w:left w:val="single" w:sz="6" w:space="0" w:color="auto"/>
              <w:bottom w:val="single" w:sz="6" w:space="0" w:color="auto"/>
              <w:right w:val="single" w:sz="6" w:space="0" w:color="auto"/>
            </w:tcBorders>
            <w:shd w:val="clear" w:color="auto" w:fill="auto"/>
            <w:vAlign w:val="center"/>
          </w:tcPr>
          <w:p w14:paraId="5979C78A" w14:textId="77777777" w:rsidR="00D04BAC" w:rsidRDefault="00DC777A">
            <w:pPr>
              <w:widowControl/>
              <w:jc w:val="left"/>
              <w:rPr>
                <w:rFonts w:ascii="宋体" w:eastAsia="宋体" w:hAnsi="宋体" w:cs="宋体"/>
                <w:kern w:val="0"/>
                <w:sz w:val="24"/>
                <w:szCs w:val="26"/>
              </w:rPr>
            </w:pPr>
            <w:r>
              <w:rPr>
                <w:rFonts w:ascii="宋体" w:eastAsia="宋体" w:hAnsi="宋体" w:cs="宋体" w:hint="eastAsia"/>
                <w:kern w:val="0"/>
                <w:sz w:val="24"/>
                <w:szCs w:val="26"/>
              </w:rPr>
              <w:t>注：请申请者如实提交评估，科技自</w:t>
            </w:r>
            <w:proofErr w:type="gramStart"/>
            <w:r>
              <w:rPr>
                <w:rFonts w:ascii="宋体" w:eastAsia="宋体" w:hAnsi="宋体" w:cs="宋体" w:hint="eastAsia"/>
                <w:kern w:val="0"/>
                <w:sz w:val="24"/>
                <w:szCs w:val="26"/>
              </w:rPr>
              <w:t>研</w:t>
            </w:r>
            <w:proofErr w:type="gramEnd"/>
            <w:r>
              <w:rPr>
                <w:rFonts w:ascii="宋体" w:eastAsia="宋体" w:hAnsi="宋体" w:cs="宋体" w:hint="eastAsia"/>
                <w:kern w:val="0"/>
                <w:sz w:val="24"/>
                <w:szCs w:val="26"/>
              </w:rPr>
              <w:t>系统项目验收前，需要参照信息技术部《员工自开发程序管理规范》，在OA中执行申报流程，补充完善自</w:t>
            </w:r>
            <w:proofErr w:type="gramStart"/>
            <w:r>
              <w:rPr>
                <w:rFonts w:ascii="宋体" w:eastAsia="宋体" w:hAnsi="宋体" w:cs="宋体" w:hint="eastAsia"/>
                <w:kern w:val="0"/>
                <w:sz w:val="24"/>
                <w:szCs w:val="26"/>
              </w:rPr>
              <w:t>研</w:t>
            </w:r>
            <w:proofErr w:type="gramEnd"/>
            <w:r>
              <w:rPr>
                <w:rFonts w:ascii="宋体" w:eastAsia="宋体" w:hAnsi="宋体" w:cs="宋体" w:hint="eastAsia"/>
                <w:kern w:val="0"/>
                <w:sz w:val="24"/>
                <w:szCs w:val="26"/>
              </w:rPr>
              <w:t>系统信息，验证符合后上线使用。</w:t>
            </w:r>
          </w:p>
          <w:p w14:paraId="2FE8F0A5" w14:textId="77777777" w:rsidR="00D04BAC" w:rsidRDefault="00DC777A">
            <w:pPr>
              <w:widowControl/>
              <w:jc w:val="left"/>
              <w:rPr>
                <w:rFonts w:ascii="宋体" w:eastAsia="宋体" w:hAnsi="宋体" w:cs="宋体"/>
                <w:kern w:val="0"/>
                <w:sz w:val="24"/>
                <w:szCs w:val="26"/>
              </w:rPr>
            </w:pPr>
            <w:r>
              <w:rPr>
                <w:rFonts w:ascii="宋体" w:eastAsia="宋体" w:hAnsi="宋体" w:cs="宋体" w:hint="eastAsia"/>
                <w:kern w:val="0"/>
                <w:sz w:val="24"/>
                <w:szCs w:val="26"/>
              </w:rPr>
              <w:t xml:space="preserve"> </w:t>
            </w:r>
            <w:r>
              <w:rPr>
                <w:rFonts w:ascii="宋体" w:eastAsia="宋体" w:hAnsi="宋体" w:cs="宋体"/>
                <w:kern w:val="0"/>
                <w:sz w:val="24"/>
                <w:szCs w:val="26"/>
              </w:rPr>
              <w:t xml:space="preserve">    </w:t>
            </w:r>
            <w:r>
              <w:rPr>
                <w:rFonts w:ascii="宋体" w:eastAsia="宋体" w:hAnsi="宋体" w:cs="宋体" w:hint="eastAsia"/>
                <w:kern w:val="0"/>
                <w:sz w:val="24"/>
                <w:szCs w:val="26"/>
              </w:rPr>
              <w:t xml:space="preserve">自评人签字： </w:t>
            </w:r>
            <w:r>
              <w:rPr>
                <w:rFonts w:ascii="宋体" w:eastAsia="宋体" w:hAnsi="宋体" w:cs="宋体"/>
                <w:kern w:val="0"/>
                <w:sz w:val="24"/>
                <w:szCs w:val="26"/>
              </w:rPr>
              <w:t xml:space="preserve">                           </w:t>
            </w:r>
            <w:r>
              <w:rPr>
                <w:rFonts w:ascii="宋体" w:eastAsia="宋体" w:hAnsi="宋体" w:cs="宋体" w:hint="eastAsia"/>
                <w:kern w:val="0"/>
                <w:sz w:val="24"/>
                <w:szCs w:val="26"/>
              </w:rPr>
              <w:t>项目负责人签字：</w:t>
            </w:r>
          </w:p>
          <w:p w14:paraId="1664B8EB" w14:textId="77777777" w:rsidR="00D04BAC" w:rsidRDefault="00D04BAC">
            <w:pPr>
              <w:widowControl/>
              <w:jc w:val="left"/>
              <w:rPr>
                <w:rFonts w:ascii="宋体" w:eastAsia="宋体" w:hAnsi="宋体" w:cs="宋体"/>
                <w:kern w:val="0"/>
                <w:sz w:val="24"/>
                <w:szCs w:val="26"/>
              </w:rPr>
            </w:pPr>
          </w:p>
        </w:tc>
      </w:tr>
      <w:tr w:rsidR="00D04BAC" w14:paraId="04847C86" w14:textId="77777777">
        <w:trPr>
          <w:trHeight w:val="2626"/>
          <w:jc w:val="center"/>
        </w:trPr>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53D2F2C2" w14:textId="77777777" w:rsidR="00D04BAC" w:rsidRDefault="00DC777A">
            <w:pPr>
              <w:jc w:val="center"/>
              <w:rPr>
                <w:rFonts w:ascii="宋体" w:eastAsia="宋体" w:hAnsi="宋体" w:cs="宋体"/>
                <w:kern w:val="0"/>
                <w:sz w:val="24"/>
                <w:szCs w:val="26"/>
              </w:rPr>
            </w:pPr>
            <w:r>
              <w:rPr>
                <w:rFonts w:ascii="宋体" w:eastAsia="宋体" w:hAnsi="宋体" w:cs="宋体" w:hint="eastAsia"/>
                <w:b/>
                <w:kern w:val="0"/>
                <w:sz w:val="24"/>
                <w:szCs w:val="26"/>
              </w:rPr>
              <w:lastRenderedPageBreak/>
              <w:t>信息技术部评估</w:t>
            </w:r>
          </w:p>
        </w:tc>
        <w:tc>
          <w:tcPr>
            <w:tcW w:w="9498" w:type="dxa"/>
            <w:gridSpan w:val="4"/>
            <w:tcBorders>
              <w:top w:val="single" w:sz="6" w:space="0" w:color="auto"/>
              <w:left w:val="single" w:sz="6" w:space="0" w:color="auto"/>
              <w:bottom w:val="single" w:sz="6" w:space="0" w:color="auto"/>
              <w:right w:val="single" w:sz="6" w:space="0" w:color="auto"/>
            </w:tcBorders>
            <w:shd w:val="clear" w:color="auto" w:fill="auto"/>
            <w:vAlign w:val="center"/>
          </w:tcPr>
          <w:p w14:paraId="5EB7E11B" w14:textId="77777777" w:rsidR="00D04BAC" w:rsidRDefault="00DC777A">
            <w:pPr>
              <w:widowControl/>
              <w:spacing w:line="600" w:lineRule="auto"/>
              <w:jc w:val="left"/>
              <w:rPr>
                <w:rFonts w:ascii="宋体" w:eastAsia="宋体" w:hAnsi="宋体" w:cs="宋体"/>
                <w:kern w:val="0"/>
                <w:sz w:val="24"/>
                <w:szCs w:val="26"/>
              </w:rPr>
            </w:pPr>
            <w:r>
              <w:rPr>
                <w:rFonts w:ascii="宋体" w:eastAsia="宋体" w:hAnsi="宋体" w:cs="宋体" w:hint="eastAsia"/>
                <w:kern w:val="0"/>
                <w:sz w:val="24"/>
                <w:szCs w:val="26"/>
              </w:rPr>
              <w:t>□I</w:t>
            </w:r>
            <w:r>
              <w:rPr>
                <w:rFonts w:ascii="宋体" w:eastAsia="宋体" w:hAnsi="宋体" w:cs="宋体"/>
                <w:kern w:val="0"/>
                <w:sz w:val="24"/>
                <w:szCs w:val="26"/>
              </w:rPr>
              <w:t>T</w:t>
            </w:r>
            <w:r>
              <w:rPr>
                <w:rFonts w:ascii="宋体" w:eastAsia="宋体" w:hAnsi="宋体" w:cs="宋体" w:hint="eastAsia"/>
                <w:kern w:val="0"/>
                <w:sz w:val="24"/>
                <w:szCs w:val="26"/>
              </w:rPr>
              <w:t>技术评估通过</w:t>
            </w:r>
          </w:p>
          <w:p w14:paraId="4F43A079" w14:textId="77777777" w:rsidR="00D04BAC" w:rsidRDefault="00DC777A">
            <w:pPr>
              <w:widowControl/>
              <w:spacing w:line="600" w:lineRule="auto"/>
              <w:jc w:val="left"/>
              <w:rPr>
                <w:rFonts w:ascii="宋体" w:eastAsia="宋体" w:hAnsi="宋体" w:cs="宋体"/>
                <w:kern w:val="0"/>
                <w:sz w:val="24"/>
                <w:szCs w:val="26"/>
              </w:rPr>
            </w:pPr>
            <w:r>
              <w:rPr>
                <w:rFonts w:ascii="宋体" w:eastAsia="宋体" w:hAnsi="宋体" w:cs="宋体" w:hint="eastAsia"/>
                <w:kern w:val="0"/>
                <w:sz w:val="24"/>
                <w:szCs w:val="26"/>
              </w:rPr>
              <w:t>□建议继续完善，重新评估</w:t>
            </w:r>
          </w:p>
          <w:p w14:paraId="70702FB9" w14:textId="77777777" w:rsidR="00D04BAC" w:rsidRDefault="00DC777A">
            <w:pPr>
              <w:widowControl/>
              <w:spacing w:line="600" w:lineRule="auto"/>
              <w:jc w:val="left"/>
              <w:rPr>
                <w:rFonts w:ascii="宋体" w:eastAsia="宋体" w:hAnsi="宋体" w:cs="宋体"/>
                <w:kern w:val="0"/>
                <w:sz w:val="24"/>
                <w:szCs w:val="26"/>
              </w:rPr>
            </w:pPr>
            <w:r>
              <w:rPr>
                <w:rFonts w:ascii="宋体" w:eastAsia="宋体" w:hAnsi="宋体" w:cs="宋体" w:hint="eastAsia"/>
                <w:kern w:val="0"/>
                <w:sz w:val="24"/>
                <w:szCs w:val="26"/>
              </w:rPr>
              <w:t>其他：_</w:t>
            </w:r>
            <w:r>
              <w:rPr>
                <w:rFonts w:ascii="宋体" w:eastAsia="宋体" w:hAnsi="宋体" w:cs="宋体"/>
                <w:kern w:val="0"/>
                <w:sz w:val="24"/>
                <w:szCs w:val="26"/>
              </w:rPr>
              <w:t>_______________</w:t>
            </w:r>
            <w:r>
              <w:rPr>
                <w:rFonts w:ascii="宋体" w:eastAsia="宋体" w:hAnsi="宋体" w:cs="宋体" w:hint="eastAsia"/>
                <w:kern w:val="0"/>
                <w:sz w:val="24"/>
                <w:szCs w:val="26"/>
              </w:rPr>
              <w:t>_</w:t>
            </w:r>
            <w:r>
              <w:rPr>
                <w:rFonts w:ascii="宋体" w:eastAsia="宋体" w:hAnsi="宋体" w:cs="宋体"/>
                <w:kern w:val="0"/>
                <w:sz w:val="24"/>
                <w:szCs w:val="26"/>
              </w:rPr>
              <w:t>__________________________________________</w:t>
            </w:r>
            <w:r>
              <w:rPr>
                <w:rFonts w:ascii="宋体" w:eastAsia="宋体" w:hAnsi="宋体" w:cs="宋体" w:hint="eastAsia"/>
                <w:kern w:val="0"/>
                <w:sz w:val="24"/>
                <w:szCs w:val="26"/>
              </w:rPr>
              <w:t xml:space="preserve"> </w:t>
            </w:r>
            <w:r>
              <w:rPr>
                <w:rFonts w:ascii="宋体" w:eastAsia="宋体" w:hAnsi="宋体" w:cs="宋体"/>
                <w:kern w:val="0"/>
                <w:sz w:val="24"/>
                <w:szCs w:val="26"/>
              </w:rPr>
              <w:t xml:space="preserve">      </w:t>
            </w:r>
          </w:p>
          <w:p w14:paraId="1AE3D062" w14:textId="77777777" w:rsidR="00D04BAC" w:rsidRDefault="00DC777A">
            <w:pPr>
              <w:widowControl/>
              <w:spacing w:line="360" w:lineRule="auto"/>
              <w:ind w:right="480" w:firstLineChars="300" w:firstLine="720"/>
              <w:rPr>
                <w:rFonts w:ascii="宋体" w:eastAsia="宋体" w:hAnsi="宋体" w:cs="宋体"/>
                <w:kern w:val="0"/>
                <w:sz w:val="24"/>
                <w:szCs w:val="26"/>
              </w:rPr>
            </w:pPr>
            <w:r>
              <w:rPr>
                <w:rFonts w:ascii="宋体" w:eastAsia="宋体" w:hAnsi="宋体" w:cs="宋体" w:hint="eastAsia"/>
                <w:kern w:val="0"/>
                <w:sz w:val="24"/>
                <w:szCs w:val="26"/>
              </w:rPr>
              <w:t xml:space="preserve">评估人签字： </w:t>
            </w:r>
            <w:r>
              <w:rPr>
                <w:rFonts w:ascii="宋体" w:eastAsia="宋体" w:hAnsi="宋体" w:cs="宋体"/>
                <w:kern w:val="0"/>
                <w:sz w:val="24"/>
                <w:szCs w:val="26"/>
              </w:rPr>
              <w:t xml:space="preserve">                          </w:t>
            </w:r>
            <w:r>
              <w:rPr>
                <w:rFonts w:ascii="宋体" w:eastAsia="宋体" w:hAnsi="宋体" w:cs="宋体" w:hint="eastAsia"/>
                <w:kern w:val="0"/>
                <w:sz w:val="24"/>
                <w:szCs w:val="26"/>
              </w:rPr>
              <w:t>分部经理签字：</w:t>
            </w:r>
          </w:p>
          <w:p w14:paraId="30BE02F7" w14:textId="77777777" w:rsidR="00D04BAC" w:rsidRDefault="00D04BAC">
            <w:pPr>
              <w:widowControl/>
              <w:ind w:right="480"/>
              <w:jc w:val="center"/>
              <w:rPr>
                <w:rFonts w:ascii="宋体" w:eastAsia="宋体" w:hAnsi="宋体" w:cs="宋体"/>
                <w:kern w:val="0"/>
                <w:sz w:val="24"/>
                <w:szCs w:val="26"/>
              </w:rPr>
            </w:pPr>
          </w:p>
        </w:tc>
      </w:tr>
    </w:tbl>
    <w:p w14:paraId="69A9DC65" w14:textId="77777777" w:rsidR="00D04BAC" w:rsidRDefault="00D04BAC">
      <w:pPr>
        <w:rPr>
          <w:del w:id="821" w:author="WangDaWei 王大伟 [LNX5] [华北航线中心]" w:date="2024-04-03T10:31:00Z"/>
        </w:rPr>
      </w:pPr>
    </w:p>
    <w:p w14:paraId="347905FA" w14:textId="77777777" w:rsidR="00D04BAC" w:rsidRDefault="00D04BAC">
      <w:pPr>
        <w:widowControl/>
        <w:jc w:val="left"/>
        <w:rPr>
          <w:rFonts w:asciiTheme="minorEastAsia" w:hAnsiTheme="minorEastAsia"/>
        </w:rPr>
      </w:pPr>
    </w:p>
    <w:sectPr w:rsidR="00D04BAC">
      <w:footerReference w:type="default" r:id="rId12"/>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HouXueZhi 侯学智 [QL02] [创新发展部]" w:date="2023-11-28T08:58:00Z" w:initials="H侯[[">
    <w:p w14:paraId="13EB12B0" w14:textId="77777777" w:rsidR="00D04BAC" w:rsidRDefault="00DC777A">
      <w:pPr>
        <w:pStyle w:val="a3"/>
      </w:pPr>
      <w:r>
        <w:t>建议修改为</w:t>
      </w:r>
      <w:r>
        <w:rPr>
          <w:rFonts w:hint="eastAsia"/>
        </w:rPr>
        <w:t>：</w:t>
      </w:r>
      <w:r>
        <w:t>智能化飞机故障诊断辅助系统研发</w:t>
      </w:r>
    </w:p>
  </w:comment>
  <w:comment w:id="8" w:author="HouXueZhi 侯学智 [QL02] [创新发展部]" w:date="2023-11-28T08:58:00Z" w:initials="H侯[[">
    <w:p w14:paraId="54EF3FE3" w14:textId="77777777" w:rsidR="00D04BAC" w:rsidRDefault="00DC777A">
      <w:pPr>
        <w:pStyle w:val="a3"/>
      </w:pPr>
      <w:r>
        <w:t>原则上项目周期不超过</w:t>
      </w:r>
      <w:r>
        <w:rPr>
          <w:rFonts w:hint="eastAsia"/>
        </w:rPr>
        <w:t>2年</w:t>
      </w:r>
    </w:p>
  </w:comment>
  <w:comment w:id="41" w:author="HouXueZhi 侯学智 [QL02] [创新发展部]" w:date="2023-11-28T08:59:00Z" w:initials="H侯[[">
    <w:p w14:paraId="4805131F" w14:textId="77777777" w:rsidR="00D04BAC" w:rsidRDefault="00DC777A">
      <w:pPr>
        <w:pStyle w:val="a3"/>
      </w:pPr>
      <w:r>
        <w:t>这里描述针对需要解决的问题</w:t>
      </w:r>
      <w:r>
        <w:rPr>
          <w:rFonts w:hint="eastAsia"/>
        </w:rPr>
        <w:t>，</w:t>
      </w:r>
      <w:r>
        <w:t>别人是怎么做的</w:t>
      </w:r>
      <w:r>
        <w:rPr>
          <w:rFonts w:hint="eastAsia"/>
        </w:rPr>
        <w:t>，</w:t>
      </w:r>
      <w:r>
        <w:t>不是说我们拟采取的技术手段</w:t>
      </w:r>
    </w:p>
  </w:comment>
  <w:comment w:id="148" w:author="HouXueZhi 侯学智 [QL02] [创新发展部]" w:date="2023-11-28T09:02:00Z" w:initials="H侯[[">
    <w:p w14:paraId="7FDE649F" w14:textId="77777777" w:rsidR="00D04BAC" w:rsidRDefault="00DC777A">
      <w:pPr>
        <w:pStyle w:val="a3"/>
      </w:pPr>
      <w:r>
        <w:t>项目达成指标应描述衡量项目目标有没有实现的量化的</w:t>
      </w:r>
      <w:r>
        <w:rPr>
          <w:rFonts w:hint="eastAsia"/>
        </w:rPr>
        <w:t>、</w:t>
      </w:r>
      <w:r>
        <w:t>可验证的关键性指标</w:t>
      </w:r>
      <w:r>
        <w:rPr>
          <w:rFonts w:hint="eastAsia"/>
        </w:rPr>
        <w:t>。是项目验收的重要参考依据</w:t>
      </w:r>
    </w:p>
    <w:p w14:paraId="4989322E" w14:textId="77777777" w:rsidR="00D04BAC" w:rsidRDefault="00DC777A">
      <w:pPr>
        <w:pStyle w:val="a3"/>
      </w:pPr>
      <w:r>
        <w:t>现有表述更多是项目达成的效果</w:t>
      </w:r>
      <w:r>
        <w:rPr>
          <w:rFonts w:hint="eastAsia"/>
        </w:rPr>
        <w:t>，</w:t>
      </w:r>
      <w:r>
        <w:t>建议放到项目应用前景和经济社会效益</w:t>
      </w:r>
      <w:r>
        <w:rPr>
          <w:rFonts w:hint="eastAsia"/>
        </w:rPr>
        <w:t>。</w:t>
      </w:r>
    </w:p>
    <w:p w14:paraId="46A60943" w14:textId="77777777" w:rsidR="00D04BAC" w:rsidRDefault="00D04BAC">
      <w:pPr>
        <w:pStyle w:val="a3"/>
      </w:pPr>
    </w:p>
  </w:comment>
  <w:comment w:id="365" w:author="HouXueZhi 侯学智 [QL02] [创新发展部]" w:date="2023-11-28T09:06:00Z" w:initials="H侯[[">
    <w:p w14:paraId="11E82EFC" w14:textId="77777777" w:rsidR="00D04BAC" w:rsidRDefault="00DC777A">
      <w:pPr>
        <w:pStyle w:val="a3"/>
      </w:pPr>
      <w:r>
        <w:t>这两条从措施上看</w:t>
      </w:r>
      <w:r>
        <w:rPr>
          <w:rFonts w:hint="eastAsia"/>
        </w:rPr>
        <w:t>，</w:t>
      </w:r>
      <w:r>
        <w:t>没有体现前述问题的难点</w:t>
      </w:r>
      <w:r>
        <w:rPr>
          <w:rFonts w:hint="eastAsia"/>
        </w:rPr>
        <w:t>。</w:t>
      </w:r>
    </w:p>
  </w:comment>
  <w:comment w:id="374" w:author="HouXueZhi 侯学智 [QL02] [创新发展部]" w:date="2023-11-28T09:08:00Z" w:initials="H侯[[">
    <w:p w14:paraId="08E75D09" w14:textId="77777777" w:rsidR="00D04BAC" w:rsidRDefault="00DC777A">
      <w:pPr>
        <w:pStyle w:val="a3"/>
      </w:pPr>
      <w:r>
        <w:t>建议调整表述结构</w:t>
      </w:r>
      <w:r>
        <w:rPr>
          <w:rFonts w:hint="eastAsia"/>
        </w:rPr>
        <w:t>，</w:t>
      </w:r>
      <w:r>
        <w:t>如</w:t>
      </w:r>
      <w:r>
        <w:rPr>
          <w:rFonts w:hint="eastAsia"/>
        </w:rPr>
        <w:t>：</w:t>
      </w:r>
      <w:r>
        <w:t>本项目拟开发一套XXXXX系统</w:t>
      </w:r>
      <w:r>
        <w:rPr>
          <w:rFonts w:hint="eastAsia"/>
        </w:rPr>
        <w:t>，</w:t>
      </w:r>
      <w:r>
        <w:t>包括XXXX模块</w:t>
      </w:r>
      <w:r>
        <w:rPr>
          <w:rFonts w:hint="eastAsia"/>
        </w:rPr>
        <w:t>，</w:t>
      </w:r>
      <w:r>
        <w:t>具备XXXX功能</w:t>
      </w:r>
      <w:r>
        <w:rPr>
          <w:rFonts w:hint="eastAsia"/>
        </w:rPr>
        <w:t>，</w:t>
      </w:r>
      <w:r>
        <w:t>起到XXX效果</w:t>
      </w:r>
      <w:r>
        <w:rPr>
          <w:rFonts w:hint="eastAsia"/>
        </w:rPr>
        <w:t>。</w:t>
      </w:r>
    </w:p>
  </w:comment>
  <w:comment w:id="421" w:author="HouXueZhi 侯学智 [QL02] [创新发展部]" w:date="2023-11-28T09:10:00Z" w:initials="H侯[[">
    <w:p w14:paraId="6D5862BD" w14:textId="77777777" w:rsidR="00D04BAC" w:rsidRDefault="00DC777A">
      <w:pPr>
        <w:pStyle w:val="a3"/>
      </w:pPr>
      <w:r>
        <w:t>此处描述本项目成果预期的技术上的创新点</w:t>
      </w:r>
      <w:r>
        <w:rPr>
          <w:rFonts w:hint="eastAsia"/>
        </w:rPr>
        <w:t>，</w:t>
      </w:r>
      <w:r>
        <w:t>包括技术</w:t>
      </w:r>
      <w:r>
        <w:rPr>
          <w:rFonts w:hint="eastAsia"/>
        </w:rPr>
        <w:t>、</w:t>
      </w:r>
      <w:r>
        <w:t>技术的集成或者技术的应用</w:t>
      </w:r>
      <w:r>
        <w:rPr>
          <w:rFonts w:hint="eastAsia"/>
        </w:rPr>
        <w:t>。</w:t>
      </w:r>
    </w:p>
    <w:p w14:paraId="611D33E3" w14:textId="77777777" w:rsidR="00D04BAC" w:rsidRDefault="00DC777A">
      <w:pPr>
        <w:pStyle w:val="a3"/>
      </w:pPr>
      <w:r>
        <w:t>一般讲</w:t>
      </w:r>
      <w:r>
        <w:rPr>
          <w:rFonts w:hint="eastAsia"/>
        </w:rPr>
        <w:t>，即使报省部级奖励，</w:t>
      </w:r>
      <w:r>
        <w:t>项目的创新点也不超过</w:t>
      </w:r>
      <w:r>
        <w:rPr>
          <w:rFonts w:hint="eastAsia"/>
        </w:rPr>
        <w:t>3个，建议重新梳理、整合。形成3个最能代表项目价值的技术创新点。</w:t>
      </w:r>
    </w:p>
  </w:comment>
  <w:comment w:id="500" w:author="HouXueZhi 侯学智 [QL02] [创新发展部]" w:date="2023-11-28T09:13:00Z" w:initials="H侯[[">
    <w:p w14:paraId="1BD47B0D" w14:textId="77777777" w:rsidR="00D04BAC" w:rsidRDefault="00DC777A">
      <w:pPr>
        <w:pStyle w:val="a3"/>
      </w:pPr>
      <w:r>
        <w:t>此处应描述</w:t>
      </w:r>
      <w:r>
        <w:rPr>
          <w:rFonts w:hint="eastAsia"/>
        </w:rPr>
        <w:t>3点，且这3点都应围绕项目成果：</w:t>
      </w:r>
    </w:p>
    <w:p w14:paraId="6DC5336D" w14:textId="77777777" w:rsidR="00D04BAC" w:rsidRDefault="00DC777A">
      <w:pPr>
        <w:pStyle w:val="a3"/>
      </w:pPr>
      <w:r>
        <w:rPr>
          <w:rFonts w:hint="eastAsia"/>
        </w:rPr>
        <w:t>1</w:t>
      </w:r>
      <w:r>
        <w:t xml:space="preserve"> 项目成果</w:t>
      </w:r>
      <w:r>
        <w:rPr>
          <w:rFonts w:hint="eastAsia"/>
        </w:rPr>
        <w:t>（故障诊断辅助系统）能在哪些范围、领域进行应用（可以从内外部应用单位、不同机型等方面描述）</w:t>
      </w:r>
    </w:p>
    <w:p w14:paraId="03642E83" w14:textId="77777777" w:rsidR="00D04BAC" w:rsidRDefault="00DC777A">
      <w:pPr>
        <w:pStyle w:val="a3"/>
      </w:pPr>
      <w:r>
        <w:rPr>
          <w:rFonts w:hint="eastAsia"/>
        </w:rPr>
        <w:t>2</w:t>
      </w:r>
      <w:r>
        <w:t xml:space="preserve"> 经济效益</w:t>
      </w:r>
      <w:r>
        <w:rPr>
          <w:rFonts w:hint="eastAsia"/>
        </w:rPr>
        <w:t>：</w:t>
      </w:r>
      <w:r>
        <w:t>量化的收入</w:t>
      </w:r>
      <w:r>
        <w:rPr>
          <w:rFonts w:hint="eastAsia"/>
        </w:rPr>
        <w:t>/</w:t>
      </w:r>
      <w:r>
        <w:t>利润增加</w:t>
      </w:r>
      <w:r>
        <w:rPr>
          <w:rFonts w:hint="eastAsia"/>
        </w:rPr>
        <w:t>、</w:t>
      </w:r>
      <w:r>
        <w:t>成本节约等</w:t>
      </w:r>
    </w:p>
    <w:p w14:paraId="35C24C20" w14:textId="77777777" w:rsidR="00D04BAC" w:rsidRDefault="00DC777A">
      <w:pPr>
        <w:pStyle w:val="a3"/>
      </w:pPr>
      <w:r>
        <w:t>3 社会价值</w:t>
      </w:r>
      <w:r>
        <w:rPr>
          <w:rFonts w:hint="eastAsia"/>
        </w:rPr>
        <w:t>：</w:t>
      </w:r>
      <w:r>
        <w:t>项目对技术进步</w:t>
      </w:r>
      <w:r>
        <w:rPr>
          <w:rFonts w:hint="eastAsia"/>
        </w:rPr>
        <w:t>、</w:t>
      </w:r>
      <w:r>
        <w:t>行业发展</w:t>
      </w:r>
      <w:r>
        <w:rPr>
          <w:rFonts w:hint="eastAsia"/>
        </w:rPr>
        <w:t>、</w:t>
      </w:r>
      <w:r>
        <w:t>企业品牌价值</w:t>
      </w:r>
      <w:r>
        <w:rPr>
          <w:rFonts w:hint="eastAsia"/>
        </w:rPr>
        <w:t>、</w:t>
      </w:r>
      <w:r>
        <w:t>大众获得感方面的不可量化的效益</w:t>
      </w:r>
      <w:r>
        <w:rPr>
          <w:rFonts w:hint="eastAsia"/>
        </w:rPr>
        <w:t>。</w:t>
      </w:r>
    </w:p>
  </w:comment>
  <w:comment w:id="558" w:author="HouXueZhi 侯学智 [QL02] [创新发展部]" w:date="2023-11-28T09:12:00Z" w:initials="H侯[[">
    <w:p w14:paraId="579E1F8A" w14:textId="77777777" w:rsidR="00D04BAC" w:rsidRDefault="00DC777A">
      <w:pPr>
        <w:pStyle w:val="a3"/>
      </w:pPr>
      <w:r>
        <w:t>这是必要性的问题</w:t>
      </w:r>
    </w:p>
  </w:comment>
  <w:comment w:id="722" w:author="HouXueZhi 侯学智 [QL02] [创新发展部]" w:date="2023-11-28T09:16:00Z" w:initials="H侯[[">
    <w:p w14:paraId="2BFE52C9" w14:textId="77777777" w:rsidR="00D04BAC" w:rsidRDefault="00DC777A">
      <w:pPr>
        <w:pStyle w:val="a3"/>
      </w:pPr>
      <w:r>
        <w:t>应对项目费用的合理性进行说明</w:t>
      </w:r>
      <w:r>
        <w:rPr>
          <w:rFonts w:hint="eastAsia"/>
        </w:rPr>
        <w:t>，</w:t>
      </w:r>
      <w:r>
        <w:t>怎么测算来的</w:t>
      </w:r>
    </w:p>
  </w:comment>
  <w:comment w:id="806" w:author="HouXueZhi 侯学智 [QL02] [创新发展部]" w:date="2023-11-28T09:18:00Z" w:initials="H侯[[">
    <w:p w14:paraId="5A6D616C" w14:textId="77777777" w:rsidR="00D04BAC" w:rsidRDefault="00DC777A">
      <w:pPr>
        <w:pStyle w:val="a3"/>
      </w:pPr>
      <w:r>
        <w:t>请进行IT评估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3EB12B0" w15:done="0"/>
  <w15:commentEx w15:paraId="54EF3FE3" w15:done="0"/>
  <w15:commentEx w15:paraId="4805131F" w15:done="0"/>
  <w15:commentEx w15:paraId="46A60943" w15:done="0"/>
  <w15:commentEx w15:paraId="11E82EFC" w15:done="0"/>
  <w15:commentEx w15:paraId="08E75D09" w15:done="0"/>
  <w15:commentEx w15:paraId="611D33E3" w15:done="0"/>
  <w15:commentEx w15:paraId="35C24C20" w15:done="0"/>
  <w15:commentEx w15:paraId="579E1F8A" w15:done="0"/>
  <w15:commentEx w15:paraId="2BFE52C9" w15:done="0"/>
  <w15:commentEx w15:paraId="5A6D616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3EB12B0" w16cid:durableId="41AA0580"/>
  <w16cid:commentId w16cid:paraId="54EF3FE3" w16cid:durableId="14AE6DDD"/>
  <w16cid:commentId w16cid:paraId="4805131F" w16cid:durableId="03B57E13"/>
  <w16cid:commentId w16cid:paraId="46A60943" w16cid:durableId="26AEC269"/>
  <w16cid:commentId w16cid:paraId="11E82EFC" w16cid:durableId="69A82208"/>
  <w16cid:commentId w16cid:paraId="08E75D09" w16cid:durableId="5ACB07A6"/>
  <w16cid:commentId w16cid:paraId="611D33E3" w16cid:durableId="34E84BAC"/>
  <w16cid:commentId w16cid:paraId="35C24C20" w16cid:durableId="42DD0D77"/>
  <w16cid:commentId w16cid:paraId="579E1F8A" w16cid:durableId="2C7A3480"/>
  <w16cid:commentId w16cid:paraId="2BFE52C9" w16cid:durableId="55B4D84E"/>
  <w16cid:commentId w16cid:paraId="5A6D616C" w16cid:durableId="168FF6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8CFBE5" w14:textId="77777777" w:rsidR="00E04771" w:rsidRDefault="00E04771">
      <w:r>
        <w:separator/>
      </w:r>
    </w:p>
  </w:endnote>
  <w:endnote w:type="continuationSeparator" w:id="0">
    <w:p w14:paraId="6FD3CE8A" w14:textId="77777777" w:rsidR="00E04771" w:rsidRDefault="00E04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8781501"/>
    </w:sdtPr>
    <w:sdtEndPr>
      <w:rPr>
        <w:b/>
        <w:bCs/>
      </w:rPr>
    </w:sdtEndPr>
    <w:sdtContent>
      <w:sdt>
        <w:sdtPr>
          <w:id w:val="-1705238520"/>
        </w:sdtPr>
        <w:sdtEndPr>
          <w:rPr>
            <w:b/>
            <w:bCs/>
          </w:rPr>
        </w:sdtEndPr>
        <w:sdtContent>
          <w:p w14:paraId="3D712741" w14:textId="7B83B000" w:rsidR="00D04BAC" w:rsidRDefault="00DC777A">
            <w:pPr>
              <w:pStyle w:val="a7"/>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204CEB">
              <w:rPr>
                <w:b/>
                <w:bCs/>
                <w:noProof/>
              </w:rPr>
              <w:t>4</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B3C73B" w14:textId="77777777" w:rsidR="00E04771" w:rsidRDefault="00E04771">
      <w:r>
        <w:separator/>
      </w:r>
    </w:p>
  </w:footnote>
  <w:footnote w:type="continuationSeparator" w:id="0">
    <w:p w14:paraId="4AE88635" w14:textId="77777777" w:rsidR="00E04771" w:rsidRDefault="00E047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1823CF"/>
    <w:multiLevelType w:val="multilevel"/>
    <w:tmpl w:val="351823CF"/>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0270998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WangDaWei 王大伟 [LNX5] [华北航线中心]">
    <w15:presenceInfo w15:providerId="None" w15:userId="WangDaWei 王大伟 [LNX5] [华北航线中心]"/>
  </w15:person>
  <w15:person w15:author="HouXueZhi 侯学智 [QL02] [创新发展部]">
    <w15:presenceInfo w15:providerId="AD" w15:userId="S-1-5-21-1233193387-1030885583-1856903913-19994"/>
  </w15:person>
  <w15:person w15:author="尝试">
    <w15:presenceInfo w15:providerId="None" w15:userId="尝试"/>
  </w15:person>
  <w15:person w15:author="qianxiao zhang">
    <w15:presenceInfo w15:providerId="Windows Live" w15:userId="94e27d88f9d77525"/>
  </w15:person>
  <w15:person w15:author="魏来红">
    <w15:presenceInfo w15:providerId="None" w15:userId="魏来红"/>
  </w15:person>
  <w15:person w15:author="TanYue 谭悦 [LNX] [华北航线中心]">
    <w15:presenceInfo w15:providerId="AD" w15:userId="S-1-5-21-1233193387-1030885583-1856903913-318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bordersDoNotSurroundHeader/>
  <w:bordersDoNotSurroundFooter/>
  <w:proofState w:spelling="clean" w:grammar="clean"/>
  <w:trackRevisions/>
  <w:documentProtection w:edit="forms" w:enforcement="0"/>
  <w:defaultTabStop w:val="420"/>
  <w:autoHyphenation/>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QyMWQwZWVhNTg2OGE5YWU1MjhhODc3NDc0ZGM4ZTMifQ=="/>
  </w:docVars>
  <w:rsids>
    <w:rsidRoot w:val="00F03924"/>
    <w:rsid w:val="00002AD1"/>
    <w:rsid w:val="00003739"/>
    <w:rsid w:val="000046D0"/>
    <w:rsid w:val="000109AF"/>
    <w:rsid w:val="00023109"/>
    <w:rsid w:val="00026263"/>
    <w:rsid w:val="0003618A"/>
    <w:rsid w:val="00040792"/>
    <w:rsid w:val="000411E6"/>
    <w:rsid w:val="00046A43"/>
    <w:rsid w:val="00051115"/>
    <w:rsid w:val="00052A7E"/>
    <w:rsid w:val="00057F74"/>
    <w:rsid w:val="0006068D"/>
    <w:rsid w:val="00061428"/>
    <w:rsid w:val="00070BE5"/>
    <w:rsid w:val="00071BA4"/>
    <w:rsid w:val="000720AF"/>
    <w:rsid w:val="00076F6A"/>
    <w:rsid w:val="00077139"/>
    <w:rsid w:val="0008010C"/>
    <w:rsid w:val="00084030"/>
    <w:rsid w:val="00086018"/>
    <w:rsid w:val="000915FF"/>
    <w:rsid w:val="0009625E"/>
    <w:rsid w:val="000A07D8"/>
    <w:rsid w:val="000A5FC1"/>
    <w:rsid w:val="000A79A4"/>
    <w:rsid w:val="000B37E6"/>
    <w:rsid w:val="000C278D"/>
    <w:rsid w:val="000C2FBD"/>
    <w:rsid w:val="000C37A4"/>
    <w:rsid w:val="000C4E90"/>
    <w:rsid w:val="000C561E"/>
    <w:rsid w:val="000D18D4"/>
    <w:rsid w:val="000E07D2"/>
    <w:rsid w:val="000E3D13"/>
    <w:rsid w:val="000E52B8"/>
    <w:rsid w:val="000E596E"/>
    <w:rsid w:val="000E61ED"/>
    <w:rsid w:val="000F024E"/>
    <w:rsid w:val="000F099D"/>
    <w:rsid w:val="000F19BD"/>
    <w:rsid w:val="000F1AF2"/>
    <w:rsid w:val="000F1B3E"/>
    <w:rsid w:val="001011B6"/>
    <w:rsid w:val="0010299C"/>
    <w:rsid w:val="0011580D"/>
    <w:rsid w:val="001234CE"/>
    <w:rsid w:val="00130818"/>
    <w:rsid w:val="00131223"/>
    <w:rsid w:val="001317EF"/>
    <w:rsid w:val="00133C58"/>
    <w:rsid w:val="00135BAC"/>
    <w:rsid w:val="00141F62"/>
    <w:rsid w:val="00150D83"/>
    <w:rsid w:val="00151959"/>
    <w:rsid w:val="001571A6"/>
    <w:rsid w:val="00160E72"/>
    <w:rsid w:val="001639F6"/>
    <w:rsid w:val="001668CE"/>
    <w:rsid w:val="001717DE"/>
    <w:rsid w:val="0017713E"/>
    <w:rsid w:val="0017743E"/>
    <w:rsid w:val="001827C1"/>
    <w:rsid w:val="00183667"/>
    <w:rsid w:val="0019043A"/>
    <w:rsid w:val="001904C2"/>
    <w:rsid w:val="001916D9"/>
    <w:rsid w:val="001B1EE8"/>
    <w:rsid w:val="001B23F3"/>
    <w:rsid w:val="001C2B0A"/>
    <w:rsid w:val="001C4D45"/>
    <w:rsid w:val="001D298F"/>
    <w:rsid w:val="001D40DA"/>
    <w:rsid w:val="001D581C"/>
    <w:rsid w:val="001D5F5F"/>
    <w:rsid w:val="001D73B4"/>
    <w:rsid w:val="001E2C79"/>
    <w:rsid w:val="001E7BF5"/>
    <w:rsid w:val="001F16B7"/>
    <w:rsid w:val="001F4FD8"/>
    <w:rsid w:val="00204CEB"/>
    <w:rsid w:val="002102D9"/>
    <w:rsid w:val="0021185E"/>
    <w:rsid w:val="00215072"/>
    <w:rsid w:val="00215E58"/>
    <w:rsid w:val="0022009F"/>
    <w:rsid w:val="002207FD"/>
    <w:rsid w:val="002208B4"/>
    <w:rsid w:val="00220BB5"/>
    <w:rsid w:val="002211A6"/>
    <w:rsid w:val="00222B30"/>
    <w:rsid w:val="00223625"/>
    <w:rsid w:val="00225B66"/>
    <w:rsid w:val="002267D8"/>
    <w:rsid w:val="00227226"/>
    <w:rsid w:val="0023106E"/>
    <w:rsid w:val="0023330A"/>
    <w:rsid w:val="002371B0"/>
    <w:rsid w:val="00237945"/>
    <w:rsid w:val="0024009B"/>
    <w:rsid w:val="00241D73"/>
    <w:rsid w:val="002471B9"/>
    <w:rsid w:val="0024760A"/>
    <w:rsid w:val="00255315"/>
    <w:rsid w:val="002573B7"/>
    <w:rsid w:val="00261CBE"/>
    <w:rsid w:val="00264C97"/>
    <w:rsid w:val="00271B0A"/>
    <w:rsid w:val="002818BE"/>
    <w:rsid w:val="0028441C"/>
    <w:rsid w:val="00284EBE"/>
    <w:rsid w:val="00287819"/>
    <w:rsid w:val="00290831"/>
    <w:rsid w:val="00290A9B"/>
    <w:rsid w:val="00291ACE"/>
    <w:rsid w:val="002A010E"/>
    <w:rsid w:val="002A1C66"/>
    <w:rsid w:val="002A26A9"/>
    <w:rsid w:val="002A4D64"/>
    <w:rsid w:val="002A5950"/>
    <w:rsid w:val="002B313E"/>
    <w:rsid w:val="002B64EB"/>
    <w:rsid w:val="002D0BB6"/>
    <w:rsid w:val="002D611B"/>
    <w:rsid w:val="002D6DF3"/>
    <w:rsid w:val="002E2692"/>
    <w:rsid w:val="002E2EB8"/>
    <w:rsid w:val="002F4E8D"/>
    <w:rsid w:val="003011E6"/>
    <w:rsid w:val="00302BE2"/>
    <w:rsid w:val="0030324E"/>
    <w:rsid w:val="00310836"/>
    <w:rsid w:val="00310EBF"/>
    <w:rsid w:val="003119FC"/>
    <w:rsid w:val="00313265"/>
    <w:rsid w:val="0031353C"/>
    <w:rsid w:val="0031442C"/>
    <w:rsid w:val="00327D66"/>
    <w:rsid w:val="00330012"/>
    <w:rsid w:val="00335C80"/>
    <w:rsid w:val="003530BF"/>
    <w:rsid w:val="00353C65"/>
    <w:rsid w:val="0035470C"/>
    <w:rsid w:val="00356F77"/>
    <w:rsid w:val="00360352"/>
    <w:rsid w:val="003678E5"/>
    <w:rsid w:val="00370EDE"/>
    <w:rsid w:val="00372317"/>
    <w:rsid w:val="003724DF"/>
    <w:rsid w:val="0037294A"/>
    <w:rsid w:val="00376561"/>
    <w:rsid w:val="00376A3C"/>
    <w:rsid w:val="00380D04"/>
    <w:rsid w:val="00384AC0"/>
    <w:rsid w:val="00385473"/>
    <w:rsid w:val="0039597E"/>
    <w:rsid w:val="00397766"/>
    <w:rsid w:val="003A2075"/>
    <w:rsid w:val="003A3A0A"/>
    <w:rsid w:val="003A3AD0"/>
    <w:rsid w:val="003B3697"/>
    <w:rsid w:val="003B4450"/>
    <w:rsid w:val="003C1B2B"/>
    <w:rsid w:val="003C4C0F"/>
    <w:rsid w:val="003C4F1A"/>
    <w:rsid w:val="003C6796"/>
    <w:rsid w:val="003C6F13"/>
    <w:rsid w:val="003C7969"/>
    <w:rsid w:val="003D0FF6"/>
    <w:rsid w:val="003D56A3"/>
    <w:rsid w:val="003D7EEA"/>
    <w:rsid w:val="003E1F46"/>
    <w:rsid w:val="003E212B"/>
    <w:rsid w:val="003E4028"/>
    <w:rsid w:val="003E5FAB"/>
    <w:rsid w:val="003F2267"/>
    <w:rsid w:val="003F6473"/>
    <w:rsid w:val="00401FDE"/>
    <w:rsid w:val="004039CF"/>
    <w:rsid w:val="00405E71"/>
    <w:rsid w:val="00407D40"/>
    <w:rsid w:val="00411126"/>
    <w:rsid w:val="00411176"/>
    <w:rsid w:val="00413E7B"/>
    <w:rsid w:val="00417BD7"/>
    <w:rsid w:val="00417D3D"/>
    <w:rsid w:val="00420646"/>
    <w:rsid w:val="00420BE6"/>
    <w:rsid w:val="004267AD"/>
    <w:rsid w:val="00427AD6"/>
    <w:rsid w:val="004308E1"/>
    <w:rsid w:val="004310CE"/>
    <w:rsid w:val="004327C9"/>
    <w:rsid w:val="0043523B"/>
    <w:rsid w:val="00441D80"/>
    <w:rsid w:val="004438C3"/>
    <w:rsid w:val="00444C33"/>
    <w:rsid w:val="004454D3"/>
    <w:rsid w:val="004456E1"/>
    <w:rsid w:val="004525F8"/>
    <w:rsid w:val="00461464"/>
    <w:rsid w:val="004644A4"/>
    <w:rsid w:val="004649DB"/>
    <w:rsid w:val="004655AC"/>
    <w:rsid w:val="00466A1A"/>
    <w:rsid w:val="00467E0A"/>
    <w:rsid w:val="004700F0"/>
    <w:rsid w:val="004735AF"/>
    <w:rsid w:val="00473740"/>
    <w:rsid w:val="00474089"/>
    <w:rsid w:val="00474440"/>
    <w:rsid w:val="0047585A"/>
    <w:rsid w:val="00475AFB"/>
    <w:rsid w:val="004801EB"/>
    <w:rsid w:val="004839BF"/>
    <w:rsid w:val="004870B4"/>
    <w:rsid w:val="00491BFB"/>
    <w:rsid w:val="004A2021"/>
    <w:rsid w:val="004A3182"/>
    <w:rsid w:val="004A4271"/>
    <w:rsid w:val="004A5B4F"/>
    <w:rsid w:val="004B000C"/>
    <w:rsid w:val="004B03F1"/>
    <w:rsid w:val="004B0A0B"/>
    <w:rsid w:val="004B6074"/>
    <w:rsid w:val="004B6D5E"/>
    <w:rsid w:val="004B75C5"/>
    <w:rsid w:val="004C00CF"/>
    <w:rsid w:val="004C00F1"/>
    <w:rsid w:val="004C0888"/>
    <w:rsid w:val="004C3959"/>
    <w:rsid w:val="004C7094"/>
    <w:rsid w:val="004D0DEE"/>
    <w:rsid w:val="004D24A2"/>
    <w:rsid w:val="004D344B"/>
    <w:rsid w:val="004D4053"/>
    <w:rsid w:val="004D5891"/>
    <w:rsid w:val="004E18FB"/>
    <w:rsid w:val="004E1F0A"/>
    <w:rsid w:val="004E26D3"/>
    <w:rsid w:val="004E6868"/>
    <w:rsid w:val="004E6D54"/>
    <w:rsid w:val="004F2E80"/>
    <w:rsid w:val="004F3089"/>
    <w:rsid w:val="00500003"/>
    <w:rsid w:val="005013A6"/>
    <w:rsid w:val="00502688"/>
    <w:rsid w:val="00502DDF"/>
    <w:rsid w:val="0051326E"/>
    <w:rsid w:val="00514F00"/>
    <w:rsid w:val="00521078"/>
    <w:rsid w:val="00521079"/>
    <w:rsid w:val="005221D5"/>
    <w:rsid w:val="00525348"/>
    <w:rsid w:val="00531277"/>
    <w:rsid w:val="00531B8A"/>
    <w:rsid w:val="00531FF2"/>
    <w:rsid w:val="00532400"/>
    <w:rsid w:val="00540A42"/>
    <w:rsid w:val="005512EF"/>
    <w:rsid w:val="005513F0"/>
    <w:rsid w:val="00552081"/>
    <w:rsid w:val="00553743"/>
    <w:rsid w:val="00555613"/>
    <w:rsid w:val="005645CC"/>
    <w:rsid w:val="0057020A"/>
    <w:rsid w:val="00570700"/>
    <w:rsid w:val="00574395"/>
    <w:rsid w:val="00583C6F"/>
    <w:rsid w:val="0058474B"/>
    <w:rsid w:val="0059507C"/>
    <w:rsid w:val="005965CD"/>
    <w:rsid w:val="005A2B19"/>
    <w:rsid w:val="005A4A50"/>
    <w:rsid w:val="005B3529"/>
    <w:rsid w:val="005B3694"/>
    <w:rsid w:val="005B4863"/>
    <w:rsid w:val="005C5C17"/>
    <w:rsid w:val="005C7DD4"/>
    <w:rsid w:val="005D08C8"/>
    <w:rsid w:val="005D2FC2"/>
    <w:rsid w:val="005D436E"/>
    <w:rsid w:val="005D5762"/>
    <w:rsid w:val="005D5EE5"/>
    <w:rsid w:val="005E0A12"/>
    <w:rsid w:val="005E211D"/>
    <w:rsid w:val="005E4703"/>
    <w:rsid w:val="005F3976"/>
    <w:rsid w:val="005F778C"/>
    <w:rsid w:val="0060499B"/>
    <w:rsid w:val="00607B06"/>
    <w:rsid w:val="0061115E"/>
    <w:rsid w:val="00611929"/>
    <w:rsid w:val="00612F5E"/>
    <w:rsid w:val="00613F4E"/>
    <w:rsid w:val="00616774"/>
    <w:rsid w:val="00616F23"/>
    <w:rsid w:val="006174E0"/>
    <w:rsid w:val="006202FC"/>
    <w:rsid w:val="00625BF5"/>
    <w:rsid w:val="0062694F"/>
    <w:rsid w:val="00627254"/>
    <w:rsid w:val="00627F1E"/>
    <w:rsid w:val="0063563F"/>
    <w:rsid w:val="00636850"/>
    <w:rsid w:val="00640E27"/>
    <w:rsid w:val="00643274"/>
    <w:rsid w:val="0065076B"/>
    <w:rsid w:val="00653AFE"/>
    <w:rsid w:val="00660F16"/>
    <w:rsid w:val="006656AF"/>
    <w:rsid w:val="00665C6E"/>
    <w:rsid w:val="00666044"/>
    <w:rsid w:val="00667100"/>
    <w:rsid w:val="006677A5"/>
    <w:rsid w:val="00667E90"/>
    <w:rsid w:val="006714E7"/>
    <w:rsid w:val="00676655"/>
    <w:rsid w:val="00680782"/>
    <w:rsid w:val="00685624"/>
    <w:rsid w:val="00687CB5"/>
    <w:rsid w:val="0069100C"/>
    <w:rsid w:val="006967F7"/>
    <w:rsid w:val="006970A2"/>
    <w:rsid w:val="006A5E04"/>
    <w:rsid w:val="006B2CCA"/>
    <w:rsid w:val="006B53AE"/>
    <w:rsid w:val="006B6F0A"/>
    <w:rsid w:val="006C0081"/>
    <w:rsid w:val="006C0785"/>
    <w:rsid w:val="006C4560"/>
    <w:rsid w:val="006C7BA3"/>
    <w:rsid w:val="006D755A"/>
    <w:rsid w:val="006E2345"/>
    <w:rsid w:val="006E6BB0"/>
    <w:rsid w:val="006F49DB"/>
    <w:rsid w:val="0070016A"/>
    <w:rsid w:val="00701586"/>
    <w:rsid w:val="0070330F"/>
    <w:rsid w:val="007053FB"/>
    <w:rsid w:val="00705B30"/>
    <w:rsid w:val="0071102A"/>
    <w:rsid w:val="00711CB5"/>
    <w:rsid w:val="00712EBA"/>
    <w:rsid w:val="00714851"/>
    <w:rsid w:val="00715311"/>
    <w:rsid w:val="00723D7D"/>
    <w:rsid w:val="0072445D"/>
    <w:rsid w:val="0072534C"/>
    <w:rsid w:val="0073234E"/>
    <w:rsid w:val="00734C5A"/>
    <w:rsid w:val="00737041"/>
    <w:rsid w:val="00737821"/>
    <w:rsid w:val="00737998"/>
    <w:rsid w:val="007403C1"/>
    <w:rsid w:val="00740CD8"/>
    <w:rsid w:val="007432F7"/>
    <w:rsid w:val="007444FB"/>
    <w:rsid w:val="00747E12"/>
    <w:rsid w:val="007602C7"/>
    <w:rsid w:val="007615DD"/>
    <w:rsid w:val="00766A95"/>
    <w:rsid w:val="007677A0"/>
    <w:rsid w:val="007737E0"/>
    <w:rsid w:val="007760FE"/>
    <w:rsid w:val="00776605"/>
    <w:rsid w:val="007852A1"/>
    <w:rsid w:val="00786DCD"/>
    <w:rsid w:val="007905C8"/>
    <w:rsid w:val="007A524E"/>
    <w:rsid w:val="007A5BD6"/>
    <w:rsid w:val="007B4A3C"/>
    <w:rsid w:val="007B5136"/>
    <w:rsid w:val="007B59D5"/>
    <w:rsid w:val="007B628C"/>
    <w:rsid w:val="007C0ED1"/>
    <w:rsid w:val="007C2552"/>
    <w:rsid w:val="007D0D05"/>
    <w:rsid w:val="007D1B5C"/>
    <w:rsid w:val="007D327C"/>
    <w:rsid w:val="007D4A28"/>
    <w:rsid w:val="007D4EDD"/>
    <w:rsid w:val="007D7B68"/>
    <w:rsid w:val="007E17CB"/>
    <w:rsid w:val="007E1C15"/>
    <w:rsid w:val="007E2495"/>
    <w:rsid w:val="007E27D9"/>
    <w:rsid w:val="007E2AD4"/>
    <w:rsid w:val="007E3E13"/>
    <w:rsid w:val="007F2B06"/>
    <w:rsid w:val="007F459F"/>
    <w:rsid w:val="007F74BA"/>
    <w:rsid w:val="0080011F"/>
    <w:rsid w:val="00801E2B"/>
    <w:rsid w:val="00802593"/>
    <w:rsid w:val="00812BC6"/>
    <w:rsid w:val="00814722"/>
    <w:rsid w:val="008228D2"/>
    <w:rsid w:val="0083014C"/>
    <w:rsid w:val="0083165C"/>
    <w:rsid w:val="008356AA"/>
    <w:rsid w:val="008430FC"/>
    <w:rsid w:val="008438CB"/>
    <w:rsid w:val="008447EF"/>
    <w:rsid w:val="00853864"/>
    <w:rsid w:val="00855DF3"/>
    <w:rsid w:val="00861451"/>
    <w:rsid w:val="0086167B"/>
    <w:rsid w:val="008660C8"/>
    <w:rsid w:val="008708A9"/>
    <w:rsid w:val="0087644F"/>
    <w:rsid w:val="00876B72"/>
    <w:rsid w:val="00881F60"/>
    <w:rsid w:val="008824AC"/>
    <w:rsid w:val="00887352"/>
    <w:rsid w:val="00893954"/>
    <w:rsid w:val="008A0276"/>
    <w:rsid w:val="008A39BD"/>
    <w:rsid w:val="008A4D7C"/>
    <w:rsid w:val="008A70EE"/>
    <w:rsid w:val="008B1A61"/>
    <w:rsid w:val="008B4150"/>
    <w:rsid w:val="008C0709"/>
    <w:rsid w:val="008C3A64"/>
    <w:rsid w:val="008C4FB7"/>
    <w:rsid w:val="008C5862"/>
    <w:rsid w:val="008C61AD"/>
    <w:rsid w:val="008C6381"/>
    <w:rsid w:val="008D00BE"/>
    <w:rsid w:val="008D2027"/>
    <w:rsid w:val="008D2B5D"/>
    <w:rsid w:val="008E1A98"/>
    <w:rsid w:val="008E22EB"/>
    <w:rsid w:val="008F5064"/>
    <w:rsid w:val="008F552C"/>
    <w:rsid w:val="009015AA"/>
    <w:rsid w:val="00903FDD"/>
    <w:rsid w:val="00910129"/>
    <w:rsid w:val="0091100B"/>
    <w:rsid w:val="00912C60"/>
    <w:rsid w:val="00912D70"/>
    <w:rsid w:val="009264CE"/>
    <w:rsid w:val="0092726B"/>
    <w:rsid w:val="009312D9"/>
    <w:rsid w:val="009314D0"/>
    <w:rsid w:val="00940369"/>
    <w:rsid w:val="00940FF6"/>
    <w:rsid w:val="00947463"/>
    <w:rsid w:val="00950715"/>
    <w:rsid w:val="009544FF"/>
    <w:rsid w:val="009560FD"/>
    <w:rsid w:val="00957406"/>
    <w:rsid w:val="00957E23"/>
    <w:rsid w:val="00962215"/>
    <w:rsid w:val="00962A1F"/>
    <w:rsid w:val="0096481C"/>
    <w:rsid w:val="009701FF"/>
    <w:rsid w:val="00970440"/>
    <w:rsid w:val="00973D9A"/>
    <w:rsid w:val="009842AD"/>
    <w:rsid w:val="009856DB"/>
    <w:rsid w:val="009926C9"/>
    <w:rsid w:val="00992DC4"/>
    <w:rsid w:val="009957D0"/>
    <w:rsid w:val="0099642B"/>
    <w:rsid w:val="009A2967"/>
    <w:rsid w:val="009A33D8"/>
    <w:rsid w:val="009A4D7B"/>
    <w:rsid w:val="009A6D2A"/>
    <w:rsid w:val="009B041A"/>
    <w:rsid w:val="009B5A1D"/>
    <w:rsid w:val="009B6A99"/>
    <w:rsid w:val="009B7A14"/>
    <w:rsid w:val="009C0AFD"/>
    <w:rsid w:val="009C10C6"/>
    <w:rsid w:val="009C1212"/>
    <w:rsid w:val="009C33FC"/>
    <w:rsid w:val="009C3445"/>
    <w:rsid w:val="009C68D0"/>
    <w:rsid w:val="009C6A45"/>
    <w:rsid w:val="009C7E85"/>
    <w:rsid w:val="009D022D"/>
    <w:rsid w:val="009D16DF"/>
    <w:rsid w:val="009D1D7C"/>
    <w:rsid w:val="009E0150"/>
    <w:rsid w:val="009E2E09"/>
    <w:rsid w:val="009E2EF2"/>
    <w:rsid w:val="009E509B"/>
    <w:rsid w:val="009E51F1"/>
    <w:rsid w:val="009E54AE"/>
    <w:rsid w:val="009E571A"/>
    <w:rsid w:val="009E7279"/>
    <w:rsid w:val="00A02D59"/>
    <w:rsid w:val="00A060E0"/>
    <w:rsid w:val="00A1010A"/>
    <w:rsid w:val="00A11507"/>
    <w:rsid w:val="00A124DC"/>
    <w:rsid w:val="00A1286C"/>
    <w:rsid w:val="00A130E6"/>
    <w:rsid w:val="00A13A51"/>
    <w:rsid w:val="00A13BF3"/>
    <w:rsid w:val="00A217EC"/>
    <w:rsid w:val="00A30D6B"/>
    <w:rsid w:val="00A3235B"/>
    <w:rsid w:val="00A32D33"/>
    <w:rsid w:val="00A369FF"/>
    <w:rsid w:val="00A37D03"/>
    <w:rsid w:val="00A445F2"/>
    <w:rsid w:val="00A4490D"/>
    <w:rsid w:val="00A47F26"/>
    <w:rsid w:val="00A53A70"/>
    <w:rsid w:val="00A642BF"/>
    <w:rsid w:val="00A721C1"/>
    <w:rsid w:val="00A72200"/>
    <w:rsid w:val="00A724D2"/>
    <w:rsid w:val="00A75083"/>
    <w:rsid w:val="00A750C8"/>
    <w:rsid w:val="00A9393F"/>
    <w:rsid w:val="00A93A73"/>
    <w:rsid w:val="00A95D2E"/>
    <w:rsid w:val="00A97C2D"/>
    <w:rsid w:val="00A97CB2"/>
    <w:rsid w:val="00AA04D1"/>
    <w:rsid w:val="00AA3165"/>
    <w:rsid w:val="00AA3371"/>
    <w:rsid w:val="00AA4476"/>
    <w:rsid w:val="00AA4F2A"/>
    <w:rsid w:val="00AB100E"/>
    <w:rsid w:val="00AB3181"/>
    <w:rsid w:val="00AB5314"/>
    <w:rsid w:val="00AB68CC"/>
    <w:rsid w:val="00AB7A92"/>
    <w:rsid w:val="00AC1053"/>
    <w:rsid w:val="00AC2AFE"/>
    <w:rsid w:val="00AC45D5"/>
    <w:rsid w:val="00AD5179"/>
    <w:rsid w:val="00AE2397"/>
    <w:rsid w:val="00AE340B"/>
    <w:rsid w:val="00AE4EAD"/>
    <w:rsid w:val="00AE5842"/>
    <w:rsid w:val="00AE79E7"/>
    <w:rsid w:val="00AF0CE9"/>
    <w:rsid w:val="00AF3D9C"/>
    <w:rsid w:val="00B01539"/>
    <w:rsid w:val="00B1103C"/>
    <w:rsid w:val="00B157E3"/>
    <w:rsid w:val="00B17FF3"/>
    <w:rsid w:val="00B25332"/>
    <w:rsid w:val="00B26B03"/>
    <w:rsid w:val="00B27269"/>
    <w:rsid w:val="00B35D43"/>
    <w:rsid w:val="00B4099D"/>
    <w:rsid w:val="00B41266"/>
    <w:rsid w:val="00B414B0"/>
    <w:rsid w:val="00B444AC"/>
    <w:rsid w:val="00B444BA"/>
    <w:rsid w:val="00B50E3C"/>
    <w:rsid w:val="00B52413"/>
    <w:rsid w:val="00B531A5"/>
    <w:rsid w:val="00B55868"/>
    <w:rsid w:val="00B6488A"/>
    <w:rsid w:val="00B65636"/>
    <w:rsid w:val="00B65BE8"/>
    <w:rsid w:val="00B67894"/>
    <w:rsid w:val="00B7680B"/>
    <w:rsid w:val="00B828C5"/>
    <w:rsid w:val="00B879A5"/>
    <w:rsid w:val="00B954AD"/>
    <w:rsid w:val="00B9599E"/>
    <w:rsid w:val="00B97632"/>
    <w:rsid w:val="00BA0B11"/>
    <w:rsid w:val="00BA1D20"/>
    <w:rsid w:val="00BA72A5"/>
    <w:rsid w:val="00BB1995"/>
    <w:rsid w:val="00BB3937"/>
    <w:rsid w:val="00BB4A52"/>
    <w:rsid w:val="00BB4CC2"/>
    <w:rsid w:val="00BB5080"/>
    <w:rsid w:val="00BB5D69"/>
    <w:rsid w:val="00BB62AE"/>
    <w:rsid w:val="00BC0EA8"/>
    <w:rsid w:val="00BC2E5E"/>
    <w:rsid w:val="00BC4714"/>
    <w:rsid w:val="00BC5607"/>
    <w:rsid w:val="00BC7543"/>
    <w:rsid w:val="00BD4B28"/>
    <w:rsid w:val="00BE1CF1"/>
    <w:rsid w:val="00BE301E"/>
    <w:rsid w:val="00BE5606"/>
    <w:rsid w:val="00BF0ED3"/>
    <w:rsid w:val="00BF4593"/>
    <w:rsid w:val="00C02DE4"/>
    <w:rsid w:val="00C04F60"/>
    <w:rsid w:val="00C057B0"/>
    <w:rsid w:val="00C05ABD"/>
    <w:rsid w:val="00C05D7F"/>
    <w:rsid w:val="00C13F18"/>
    <w:rsid w:val="00C14DE7"/>
    <w:rsid w:val="00C14F91"/>
    <w:rsid w:val="00C15D33"/>
    <w:rsid w:val="00C17AE4"/>
    <w:rsid w:val="00C21A77"/>
    <w:rsid w:val="00C23044"/>
    <w:rsid w:val="00C30827"/>
    <w:rsid w:val="00C30FB3"/>
    <w:rsid w:val="00C34101"/>
    <w:rsid w:val="00C41BA1"/>
    <w:rsid w:val="00C45DEC"/>
    <w:rsid w:val="00C5697E"/>
    <w:rsid w:val="00C61410"/>
    <w:rsid w:val="00C627C2"/>
    <w:rsid w:val="00C6390A"/>
    <w:rsid w:val="00C6782B"/>
    <w:rsid w:val="00C722A5"/>
    <w:rsid w:val="00C72519"/>
    <w:rsid w:val="00C74D12"/>
    <w:rsid w:val="00C75167"/>
    <w:rsid w:val="00C84B54"/>
    <w:rsid w:val="00C8630C"/>
    <w:rsid w:val="00C86809"/>
    <w:rsid w:val="00C9485D"/>
    <w:rsid w:val="00CA50AC"/>
    <w:rsid w:val="00CA687C"/>
    <w:rsid w:val="00CB198B"/>
    <w:rsid w:val="00CB7DE9"/>
    <w:rsid w:val="00CD35B3"/>
    <w:rsid w:val="00CD529E"/>
    <w:rsid w:val="00CD6366"/>
    <w:rsid w:val="00CE1276"/>
    <w:rsid w:val="00CE2745"/>
    <w:rsid w:val="00CF4E17"/>
    <w:rsid w:val="00CF55AD"/>
    <w:rsid w:val="00CF7A2D"/>
    <w:rsid w:val="00D00B66"/>
    <w:rsid w:val="00D01389"/>
    <w:rsid w:val="00D014CD"/>
    <w:rsid w:val="00D03F39"/>
    <w:rsid w:val="00D041C4"/>
    <w:rsid w:val="00D04BAC"/>
    <w:rsid w:val="00D07BA1"/>
    <w:rsid w:val="00D1488F"/>
    <w:rsid w:val="00D21A56"/>
    <w:rsid w:val="00D2298F"/>
    <w:rsid w:val="00D234D3"/>
    <w:rsid w:val="00D2375C"/>
    <w:rsid w:val="00D255AA"/>
    <w:rsid w:val="00D2585E"/>
    <w:rsid w:val="00D27A26"/>
    <w:rsid w:val="00D27CBE"/>
    <w:rsid w:val="00D35D05"/>
    <w:rsid w:val="00D444C6"/>
    <w:rsid w:val="00D445AA"/>
    <w:rsid w:val="00D466C0"/>
    <w:rsid w:val="00D509CF"/>
    <w:rsid w:val="00D62A96"/>
    <w:rsid w:val="00D63CD6"/>
    <w:rsid w:val="00D67873"/>
    <w:rsid w:val="00D836EE"/>
    <w:rsid w:val="00D84629"/>
    <w:rsid w:val="00D871CE"/>
    <w:rsid w:val="00D92830"/>
    <w:rsid w:val="00D93ABA"/>
    <w:rsid w:val="00DA062D"/>
    <w:rsid w:val="00DA569A"/>
    <w:rsid w:val="00DA5F47"/>
    <w:rsid w:val="00DA7BAC"/>
    <w:rsid w:val="00DB0999"/>
    <w:rsid w:val="00DB58DC"/>
    <w:rsid w:val="00DB7112"/>
    <w:rsid w:val="00DB78EE"/>
    <w:rsid w:val="00DC2658"/>
    <w:rsid w:val="00DC3293"/>
    <w:rsid w:val="00DC4D33"/>
    <w:rsid w:val="00DC777A"/>
    <w:rsid w:val="00DD1614"/>
    <w:rsid w:val="00DD2C7E"/>
    <w:rsid w:val="00DD5CC3"/>
    <w:rsid w:val="00DE191C"/>
    <w:rsid w:val="00DE3E63"/>
    <w:rsid w:val="00DE47B4"/>
    <w:rsid w:val="00DE490C"/>
    <w:rsid w:val="00DE79F0"/>
    <w:rsid w:val="00DF087D"/>
    <w:rsid w:val="00DF2100"/>
    <w:rsid w:val="00DF5977"/>
    <w:rsid w:val="00E0097B"/>
    <w:rsid w:val="00E04771"/>
    <w:rsid w:val="00E059A2"/>
    <w:rsid w:val="00E05CFC"/>
    <w:rsid w:val="00E07860"/>
    <w:rsid w:val="00E114FF"/>
    <w:rsid w:val="00E12722"/>
    <w:rsid w:val="00E1418B"/>
    <w:rsid w:val="00E16B5D"/>
    <w:rsid w:val="00E20A8E"/>
    <w:rsid w:val="00E278F7"/>
    <w:rsid w:val="00E31EBF"/>
    <w:rsid w:val="00E34F2C"/>
    <w:rsid w:val="00E41F8F"/>
    <w:rsid w:val="00E4301D"/>
    <w:rsid w:val="00E5620F"/>
    <w:rsid w:val="00E5623A"/>
    <w:rsid w:val="00E57D1F"/>
    <w:rsid w:val="00E6362A"/>
    <w:rsid w:val="00E716C0"/>
    <w:rsid w:val="00E76A87"/>
    <w:rsid w:val="00E76C64"/>
    <w:rsid w:val="00E8351E"/>
    <w:rsid w:val="00E83529"/>
    <w:rsid w:val="00E87A90"/>
    <w:rsid w:val="00E87AA7"/>
    <w:rsid w:val="00EA0131"/>
    <w:rsid w:val="00EA0BB1"/>
    <w:rsid w:val="00EA5968"/>
    <w:rsid w:val="00EA60ED"/>
    <w:rsid w:val="00EB26D9"/>
    <w:rsid w:val="00EB2CDC"/>
    <w:rsid w:val="00EB5225"/>
    <w:rsid w:val="00EB5679"/>
    <w:rsid w:val="00EC45A7"/>
    <w:rsid w:val="00EC716B"/>
    <w:rsid w:val="00ED1443"/>
    <w:rsid w:val="00ED403E"/>
    <w:rsid w:val="00EE27A3"/>
    <w:rsid w:val="00EE5560"/>
    <w:rsid w:val="00EE6DC3"/>
    <w:rsid w:val="00EE7869"/>
    <w:rsid w:val="00EF0493"/>
    <w:rsid w:val="00EF2E76"/>
    <w:rsid w:val="00EF5FD9"/>
    <w:rsid w:val="00EF70F6"/>
    <w:rsid w:val="00F03924"/>
    <w:rsid w:val="00F03A1C"/>
    <w:rsid w:val="00F06477"/>
    <w:rsid w:val="00F120C3"/>
    <w:rsid w:val="00F12742"/>
    <w:rsid w:val="00F15FAA"/>
    <w:rsid w:val="00F176B9"/>
    <w:rsid w:val="00F17FA2"/>
    <w:rsid w:val="00F20C02"/>
    <w:rsid w:val="00F40D3A"/>
    <w:rsid w:val="00F444D4"/>
    <w:rsid w:val="00F452B4"/>
    <w:rsid w:val="00F545BF"/>
    <w:rsid w:val="00F547A0"/>
    <w:rsid w:val="00F63ED0"/>
    <w:rsid w:val="00F66C41"/>
    <w:rsid w:val="00F700A6"/>
    <w:rsid w:val="00F70FBE"/>
    <w:rsid w:val="00F73045"/>
    <w:rsid w:val="00F75A0D"/>
    <w:rsid w:val="00F77E9B"/>
    <w:rsid w:val="00F82344"/>
    <w:rsid w:val="00F84F94"/>
    <w:rsid w:val="00F92BA7"/>
    <w:rsid w:val="00F938A7"/>
    <w:rsid w:val="00F97ADA"/>
    <w:rsid w:val="00FA0586"/>
    <w:rsid w:val="00FA61F8"/>
    <w:rsid w:val="00FA7776"/>
    <w:rsid w:val="00FB37EA"/>
    <w:rsid w:val="00FB5F67"/>
    <w:rsid w:val="00FB7DF0"/>
    <w:rsid w:val="00FC0D41"/>
    <w:rsid w:val="00FC50B9"/>
    <w:rsid w:val="00FC60AF"/>
    <w:rsid w:val="00FC741F"/>
    <w:rsid w:val="00FE1E02"/>
    <w:rsid w:val="00FE4027"/>
    <w:rsid w:val="00FE6126"/>
    <w:rsid w:val="00FF4CA5"/>
    <w:rsid w:val="00FF5A10"/>
    <w:rsid w:val="00FF66AF"/>
    <w:rsid w:val="09846AC5"/>
    <w:rsid w:val="0BCC6FA5"/>
    <w:rsid w:val="51501A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3C3633F"/>
  <w15:docId w15:val="{75F04484-D2C6-4641-B412-BF89E164D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1"/>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autoRedefine/>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pPr>
      <w:ind w:firstLineChars="200" w:firstLine="480"/>
      <w:jc w:val="left"/>
      <w:pPrChange w:id="0" w:author="WangDaWei 王大伟 [LNX5] [华北航线中心]" w:date="2024-05-08T13:32:00Z">
        <w:pPr>
          <w:widowControl w:val="0"/>
        </w:pPr>
      </w:pPrChange>
    </w:pPr>
    <w:rPr>
      <w:rFonts w:asciiTheme="minorEastAsia" w:hAnsiTheme="minorEastAsia"/>
      <w:sz w:val="24"/>
      <w:szCs w:val="24"/>
      <w:rPrChange w:id="0" w:author="WangDaWei 王大伟 [LNX5] [华北航线中心]" w:date="2024-05-08T13:32:00Z">
        <w:rPr>
          <w:rFonts w:asciiTheme="minorHAnsi" w:eastAsiaTheme="minorEastAsia" w:hAnsiTheme="minorHAnsi" w:cstheme="minorBidi"/>
          <w:kern w:val="2"/>
          <w:sz w:val="21"/>
          <w:szCs w:val="21"/>
          <w:lang w:val="en-US" w:eastAsia="zh-CN" w:bidi="ar-SA"/>
        </w:rPr>
      </w:rPrChange>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autoRedefine/>
    <w:uiPriority w:val="99"/>
    <w:unhideWhenUsed/>
    <w:qFormat/>
    <w:pPr>
      <w:tabs>
        <w:tab w:val="center" w:pos="4153"/>
        <w:tab w:val="right" w:pos="8306"/>
      </w:tabs>
      <w:snapToGrid w:val="0"/>
      <w:jc w:val="left"/>
    </w:pPr>
    <w:rPr>
      <w:sz w:val="18"/>
      <w:szCs w:val="18"/>
    </w:rPr>
  </w:style>
  <w:style w:type="paragraph" w:styleId="a9">
    <w:name w:val="header"/>
    <w:basedOn w:val="a"/>
    <w:link w:val="a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autoRedefine/>
    <w:uiPriority w:val="99"/>
    <w:semiHidden/>
    <w:unhideWhenUsed/>
    <w:qFormat/>
    <w:rPr>
      <w:b/>
      <w:bCs/>
    </w:rPr>
  </w:style>
  <w:style w:type="table" w:styleId="ad">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autoRedefine/>
    <w:uiPriority w:val="99"/>
    <w:semiHidden/>
    <w:unhideWhenUsed/>
    <w:qFormat/>
    <w:rPr>
      <w:sz w:val="21"/>
      <w:szCs w:val="21"/>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character" w:customStyle="1" w:styleId="10">
    <w:name w:val="标题 1 字符"/>
    <w:basedOn w:val="a0"/>
    <w:link w:val="1"/>
    <w:autoRedefine/>
    <w:uiPriority w:val="9"/>
    <w:qFormat/>
    <w:rPr>
      <w:b/>
      <w:bCs/>
      <w:kern w:val="44"/>
      <w:sz w:val="44"/>
      <w:szCs w:val="44"/>
    </w:rPr>
  </w:style>
  <w:style w:type="paragraph" w:customStyle="1" w:styleId="af">
    <w:name w:val="封面标题"/>
    <w:basedOn w:val="a"/>
    <w:autoRedefine/>
    <w:qFormat/>
    <w:pPr>
      <w:jc w:val="center"/>
    </w:pPr>
    <w:rPr>
      <w:rFonts w:ascii="黑体" w:eastAsia="黑体" w:hAnsi="黑体"/>
      <w:sz w:val="56"/>
    </w:rPr>
  </w:style>
  <w:style w:type="character" w:styleId="af0">
    <w:name w:val="Placeholder Text"/>
    <w:basedOn w:val="a0"/>
    <w:autoRedefine/>
    <w:uiPriority w:val="99"/>
    <w:semiHidden/>
    <w:qFormat/>
    <w:rPr>
      <w:color w:val="808080"/>
    </w:rPr>
  </w:style>
  <w:style w:type="character" w:customStyle="1" w:styleId="af1">
    <w:name w:val="立项书文本录入"/>
    <w:basedOn w:val="a0"/>
    <w:autoRedefine/>
    <w:uiPriority w:val="1"/>
    <w:qFormat/>
    <w:rPr>
      <w:rFonts w:eastAsiaTheme="minorEastAsia"/>
      <w:sz w:val="24"/>
    </w:rPr>
  </w:style>
  <w:style w:type="paragraph" w:styleId="af2">
    <w:name w:val="List Paragraph"/>
    <w:basedOn w:val="a"/>
    <w:autoRedefine/>
    <w:uiPriority w:val="34"/>
    <w:qFormat/>
    <w:pPr>
      <w:ind w:firstLineChars="200" w:firstLine="420"/>
    </w:p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a4">
    <w:name w:val="批注文字 字符"/>
    <w:basedOn w:val="a0"/>
    <w:link w:val="a3"/>
    <w:autoRedefine/>
    <w:uiPriority w:val="99"/>
    <w:qFormat/>
    <w:rPr>
      <w:rFonts w:asciiTheme="minorEastAsia" w:hAnsiTheme="minorEastAsia"/>
      <w:kern w:val="2"/>
      <w:sz w:val="24"/>
      <w:szCs w:val="24"/>
    </w:rPr>
  </w:style>
  <w:style w:type="character" w:customStyle="1" w:styleId="ac">
    <w:name w:val="批注主题 字符"/>
    <w:basedOn w:val="a4"/>
    <w:link w:val="ab"/>
    <w:autoRedefine/>
    <w:uiPriority w:val="99"/>
    <w:semiHidden/>
    <w:qFormat/>
    <w:rPr>
      <w:rFonts w:asciiTheme="minorEastAsia" w:hAnsiTheme="minorEastAsia"/>
      <w:b/>
      <w:bCs/>
      <w:kern w:val="2"/>
      <w:sz w:val="24"/>
      <w:szCs w:val="24"/>
    </w:rPr>
  </w:style>
  <w:style w:type="character" w:customStyle="1" w:styleId="a6">
    <w:name w:val="批注框文本 字符"/>
    <w:basedOn w:val="a0"/>
    <w:link w:val="a5"/>
    <w:autoRedefine/>
    <w:uiPriority w:val="99"/>
    <w:semiHidden/>
    <w:qFormat/>
    <w:rPr>
      <w:sz w:val="18"/>
      <w:szCs w:val="18"/>
    </w:rPr>
  </w:style>
  <w:style w:type="table" w:customStyle="1" w:styleId="11">
    <w:name w:val="网格型浅色1"/>
    <w:basedOn w:val="a1"/>
    <w:autoRedefine/>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autoRedefine/>
    <w:qFormat/>
    <w:pPr>
      <w:widowControl w:val="0"/>
      <w:autoSpaceDE w:val="0"/>
      <w:autoSpaceDN w:val="0"/>
      <w:adjustRightInd w:val="0"/>
    </w:pPr>
    <w:rPr>
      <w:rFonts w:ascii="微软雅黑" w:eastAsia="微软雅黑" w:cs="微软雅黑"/>
      <w:color w:val="000000"/>
      <w:sz w:val="24"/>
      <w:szCs w:val="24"/>
    </w:rPr>
  </w:style>
  <w:style w:type="paragraph" w:styleId="af3">
    <w:name w:val="Revision"/>
    <w:hidden/>
    <w:uiPriority w:val="99"/>
    <w:semiHidden/>
    <w:rsid w:val="00F84F94"/>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1B2EC2B2F544900B7DE03DFFBB88934"/>
        <w:category>
          <w:name w:val="常规"/>
          <w:gallery w:val="placeholder"/>
        </w:category>
        <w:types>
          <w:type w:val="bbPlcHdr"/>
        </w:types>
        <w:behaviors>
          <w:behavior w:val="content"/>
        </w:behaviors>
        <w:guid w:val="{9B630C96-82F2-42A9-B7AB-8E976C548595}"/>
      </w:docPartPr>
      <w:docPartBody>
        <w:p w:rsidR="00FB2D4E" w:rsidRDefault="003E4F53">
          <w:pPr>
            <w:pStyle w:val="11B2EC2B2F544900B7DE03DFFBB8893414"/>
          </w:pPr>
          <w:r>
            <w:rPr>
              <w:rStyle w:val="a3"/>
              <w:rFonts w:hint="eastAsia"/>
            </w:rPr>
            <w:t>请</w:t>
          </w:r>
          <w:r>
            <w:rPr>
              <w:rStyle w:val="a3"/>
            </w:rPr>
            <w:t>点击下拉菜单选择一项</w:t>
          </w:r>
        </w:p>
      </w:docPartBody>
    </w:docPart>
    <w:docPart>
      <w:docPartPr>
        <w:name w:val="9148E61BA3B0411D9D0538A3554EF86F"/>
        <w:category>
          <w:name w:val="常规"/>
          <w:gallery w:val="placeholder"/>
        </w:category>
        <w:types>
          <w:type w:val="bbPlcHdr"/>
        </w:types>
        <w:behaviors>
          <w:behavior w:val="content"/>
        </w:behaviors>
        <w:guid w:val="{F04528BC-C507-4A57-ABFC-2BA9C929CAD1}"/>
      </w:docPartPr>
      <w:docPartBody>
        <w:p w:rsidR="00FB2D4E" w:rsidRDefault="003E4F53">
          <w:pPr>
            <w:pStyle w:val="9148E61BA3B0411D9D0538A3554EF86F20"/>
          </w:pPr>
          <w:r>
            <w:rPr>
              <w:rStyle w:val="a3"/>
              <w:rFonts w:hint="eastAsia"/>
            </w:rPr>
            <w:t>请</w:t>
          </w:r>
          <w:r>
            <w:rPr>
              <w:rStyle w:val="a3"/>
            </w:rPr>
            <w:t>点击下拉菜单选择一项</w:t>
          </w:r>
        </w:p>
      </w:docPartBody>
    </w:docPart>
    <w:docPart>
      <w:docPartPr>
        <w:name w:val="E4D1AA1A3FE441CBAB1F51DD566386E5"/>
        <w:category>
          <w:name w:val="常规"/>
          <w:gallery w:val="placeholder"/>
        </w:category>
        <w:types>
          <w:type w:val="bbPlcHdr"/>
        </w:types>
        <w:behaviors>
          <w:behavior w:val="content"/>
        </w:behaviors>
        <w:guid w:val="{3DC90F65-0319-4BCD-8563-67DE4E76C615}"/>
      </w:docPartPr>
      <w:docPartBody>
        <w:p w:rsidR="00FB2D4E" w:rsidRDefault="003E4F53">
          <w:pPr>
            <w:pStyle w:val="E4D1AA1A3FE441CBAB1F51DD566386E519"/>
          </w:pPr>
          <w:r>
            <w:rPr>
              <w:rStyle w:val="a3"/>
              <w:rFonts w:hint="eastAsia"/>
            </w:rPr>
            <w:t>单击此处输入日期。</w:t>
          </w:r>
        </w:p>
      </w:docPartBody>
    </w:docPart>
    <w:docPart>
      <w:docPartPr>
        <w:name w:val="20BD5FE97D7A426F958F33E7ECCDB426"/>
        <w:category>
          <w:name w:val="常规"/>
          <w:gallery w:val="placeholder"/>
        </w:category>
        <w:types>
          <w:type w:val="bbPlcHdr"/>
        </w:types>
        <w:behaviors>
          <w:behavior w:val="content"/>
        </w:behaviors>
        <w:guid w:val="{0DD89098-677E-41F7-BBDE-A20E89718115}"/>
      </w:docPartPr>
      <w:docPartBody>
        <w:p w:rsidR="00FB2D4E" w:rsidRDefault="003E4F53">
          <w:pPr>
            <w:pStyle w:val="20BD5FE97D7A426F958F33E7ECCDB42619"/>
          </w:pPr>
          <w:r>
            <w:rPr>
              <w:rStyle w:val="a3"/>
              <w:rFonts w:hint="eastAsia"/>
            </w:rPr>
            <w:t>单击此处输入日期。</w:t>
          </w:r>
        </w:p>
      </w:docPartBody>
    </w:docPart>
    <w:docPart>
      <w:docPartPr>
        <w:name w:val="4AEDE6CFA6D64BE3AD5D9D25B743102C"/>
        <w:category>
          <w:name w:val="常规"/>
          <w:gallery w:val="placeholder"/>
        </w:category>
        <w:types>
          <w:type w:val="bbPlcHdr"/>
        </w:types>
        <w:behaviors>
          <w:behavior w:val="content"/>
        </w:behaviors>
        <w:guid w:val="{BDC595AE-93F3-4E0A-A807-60F3B393348C}"/>
      </w:docPartPr>
      <w:docPartBody>
        <w:p w:rsidR="00FB2D4E" w:rsidRDefault="003E4F53">
          <w:pPr>
            <w:pStyle w:val="4AEDE6CFA6D64BE3AD5D9D25B743102C7"/>
          </w:pPr>
          <w:r>
            <w:rPr>
              <w:rStyle w:val="a3"/>
              <w:rFonts w:hint="eastAsia"/>
              <w:sz w:val="32"/>
              <w:szCs w:val="32"/>
            </w:rPr>
            <w:t>选择一项。</w:t>
          </w:r>
        </w:p>
      </w:docPartBody>
    </w:docPart>
    <w:docPart>
      <w:docPartPr>
        <w:name w:val="E256645283304AFF89FA04E4077539D3"/>
        <w:category>
          <w:name w:val="常规"/>
          <w:gallery w:val="placeholder"/>
        </w:category>
        <w:types>
          <w:type w:val="bbPlcHdr"/>
        </w:types>
        <w:behaviors>
          <w:behavior w:val="content"/>
        </w:behaviors>
        <w:guid w:val="{D4C36A23-F20D-468F-A8CB-827B883856D0}"/>
      </w:docPartPr>
      <w:docPartBody>
        <w:p w:rsidR="00FB2D4E" w:rsidRDefault="003E4F53">
          <w:pPr>
            <w:pStyle w:val="E256645283304AFF89FA04E4077539D33"/>
          </w:pPr>
          <w:r>
            <w:rPr>
              <w:rStyle w:val="a3"/>
              <w:rFonts w:hint="eastAsia"/>
            </w:rPr>
            <w:t>选择一项。</w:t>
          </w:r>
        </w:p>
      </w:docPartBody>
    </w:docPart>
    <w:docPart>
      <w:docPartPr>
        <w:name w:val="D7F285BB94EA4FB3B5B7BE3D6072F870"/>
        <w:category>
          <w:name w:val="常规"/>
          <w:gallery w:val="placeholder"/>
        </w:category>
        <w:types>
          <w:type w:val="bbPlcHdr"/>
        </w:types>
        <w:behaviors>
          <w:behavior w:val="content"/>
        </w:behaviors>
        <w:guid w:val="{C51B4C1B-2C96-43A8-8F09-08C3206AC19A}"/>
      </w:docPartPr>
      <w:docPartBody>
        <w:p w:rsidR="00FB2D4E" w:rsidRDefault="003E4F53">
          <w:pPr>
            <w:pStyle w:val="D7F285BB94EA4FB3B5B7BE3D6072F870"/>
          </w:pPr>
          <w:r>
            <w:rPr>
              <w:rStyle w:val="a3"/>
              <w:rFonts w:hint="eastAsia"/>
            </w:rPr>
            <w:t>选择一项。</w:t>
          </w:r>
        </w:p>
      </w:docPartBody>
    </w:docPart>
    <w:docPart>
      <w:docPartPr>
        <w:name w:val="7410EA25DA874FACB0472D340F8454D0"/>
        <w:category>
          <w:name w:val="常规"/>
          <w:gallery w:val="placeholder"/>
        </w:category>
        <w:types>
          <w:type w:val="bbPlcHdr"/>
        </w:types>
        <w:behaviors>
          <w:behavior w:val="content"/>
        </w:behaviors>
        <w:guid w:val="{BC2B93DA-B9BF-425F-9059-01167228F30F}"/>
      </w:docPartPr>
      <w:docPartBody>
        <w:p w:rsidR="00FB2D4E" w:rsidRDefault="003E4F53">
          <w:pPr>
            <w:pStyle w:val="7410EA25DA874FACB0472D340F8454D0"/>
          </w:pPr>
          <w:r>
            <w:rPr>
              <w:rStyle w:val="a3"/>
              <w:rFonts w:hint="eastAsia"/>
            </w:rPr>
            <w:t>选择一项。</w:t>
          </w:r>
        </w:p>
      </w:docPartBody>
    </w:docPart>
    <w:docPart>
      <w:docPartPr>
        <w:name w:val="D912082B579147B1848F3C0B0EEE8F30"/>
        <w:category>
          <w:name w:val="常规"/>
          <w:gallery w:val="placeholder"/>
        </w:category>
        <w:types>
          <w:type w:val="bbPlcHdr"/>
        </w:types>
        <w:behaviors>
          <w:behavior w:val="content"/>
        </w:behaviors>
        <w:guid w:val="{A49B3E86-6288-419E-8D13-67858CBCA987}"/>
      </w:docPartPr>
      <w:docPartBody>
        <w:p w:rsidR="00FB2D4E" w:rsidRDefault="003E4F53">
          <w:pPr>
            <w:pStyle w:val="D912082B579147B1848F3C0B0EEE8F30"/>
          </w:pPr>
          <w:r>
            <w:rPr>
              <w:rStyle w:val="a3"/>
              <w:rFonts w:hint="eastAsia"/>
            </w:rPr>
            <w:t>选择一项。</w:t>
          </w:r>
        </w:p>
      </w:docPartBody>
    </w:docPart>
    <w:docPart>
      <w:docPartPr>
        <w:name w:val="ABC57FBA58434DC3A2C901F3854F2253"/>
        <w:category>
          <w:name w:val="常规"/>
          <w:gallery w:val="placeholder"/>
        </w:category>
        <w:types>
          <w:type w:val="bbPlcHdr"/>
        </w:types>
        <w:behaviors>
          <w:behavior w:val="content"/>
        </w:behaviors>
        <w:guid w:val="{017CC87D-EF04-4092-96E3-BE3C1616B826}"/>
      </w:docPartPr>
      <w:docPartBody>
        <w:p w:rsidR="00FB2D4E" w:rsidRDefault="003E4F53">
          <w:pPr>
            <w:pStyle w:val="ABC57FBA58434DC3A2C901F3854F2253"/>
          </w:pPr>
          <w:r>
            <w:rPr>
              <w:rStyle w:val="a3"/>
              <w:rFonts w:hint="eastAsia"/>
            </w:rPr>
            <w:t>选择一项。</w:t>
          </w:r>
        </w:p>
      </w:docPartBody>
    </w:docPart>
    <w:docPart>
      <w:docPartPr>
        <w:name w:val="2C59B187B0B54D12B95265748347BF8D"/>
        <w:category>
          <w:name w:val="常规"/>
          <w:gallery w:val="placeholder"/>
        </w:category>
        <w:types>
          <w:type w:val="bbPlcHdr"/>
        </w:types>
        <w:behaviors>
          <w:behavior w:val="content"/>
        </w:behaviors>
        <w:guid w:val="{2E5FBCB6-E250-42CF-AA07-249AC6D2BCF5}"/>
      </w:docPartPr>
      <w:docPartBody>
        <w:p w:rsidR="00FB2D4E" w:rsidRDefault="003E4F53">
          <w:pPr>
            <w:pStyle w:val="2C59B187B0B54D12B95265748347BF8D"/>
          </w:pPr>
          <w:r>
            <w:rPr>
              <w:rStyle w:val="a3"/>
              <w:rFonts w:hint="eastAsia"/>
            </w:rPr>
            <w:t>选择一项。</w:t>
          </w:r>
        </w:p>
      </w:docPartBody>
    </w:docPart>
    <w:docPart>
      <w:docPartPr>
        <w:name w:val="0B0034E0D6C840BD8DAF9E2F1885AF78"/>
        <w:category>
          <w:name w:val="常规"/>
          <w:gallery w:val="placeholder"/>
        </w:category>
        <w:types>
          <w:type w:val="bbPlcHdr"/>
        </w:types>
        <w:behaviors>
          <w:behavior w:val="content"/>
        </w:behaviors>
        <w:guid w:val="{1D031FA5-EC35-4D73-A607-9C9163EE52A8}"/>
      </w:docPartPr>
      <w:docPartBody>
        <w:p w:rsidR="00FB2D4E" w:rsidRDefault="003E4F53">
          <w:pPr>
            <w:pStyle w:val="0B0034E0D6C840BD8DAF9E2F1885AF78"/>
          </w:pPr>
          <w:r>
            <w:rPr>
              <w:rStyle w:val="a3"/>
              <w:rFonts w:hint="eastAsia"/>
            </w:rPr>
            <w:t>选择一项。</w:t>
          </w:r>
        </w:p>
      </w:docPartBody>
    </w:docPart>
    <w:docPart>
      <w:docPartPr>
        <w:name w:val="D081974D630A48F9B04BF55D4A514744"/>
        <w:category>
          <w:name w:val="常规"/>
          <w:gallery w:val="placeholder"/>
        </w:category>
        <w:types>
          <w:type w:val="bbPlcHdr"/>
        </w:types>
        <w:behaviors>
          <w:behavior w:val="content"/>
        </w:behaviors>
        <w:guid w:val="{4B3BD986-3F57-4A0E-9B1B-5A90EADC2537}"/>
      </w:docPartPr>
      <w:docPartBody>
        <w:p w:rsidR="00FB2D4E" w:rsidRDefault="003E4F53">
          <w:pPr>
            <w:pStyle w:val="D081974D630A48F9B04BF55D4A514744"/>
          </w:pPr>
          <w:r>
            <w:rPr>
              <w:rStyle w:val="a3"/>
              <w:rFonts w:hint="eastAsia"/>
            </w:rPr>
            <w:t>选择一项。</w:t>
          </w:r>
        </w:p>
      </w:docPartBody>
    </w:docPart>
    <w:docPart>
      <w:docPartPr>
        <w:name w:val="8CCFAA412ED74BE59DA6F3A8FACABC4D"/>
        <w:category>
          <w:name w:val="常规"/>
          <w:gallery w:val="placeholder"/>
        </w:category>
        <w:types>
          <w:type w:val="bbPlcHdr"/>
        </w:types>
        <w:behaviors>
          <w:behavior w:val="content"/>
        </w:behaviors>
        <w:guid w:val="{F8B29D56-9FDF-42CF-A35F-230E91B3BF34}"/>
      </w:docPartPr>
      <w:docPartBody>
        <w:p w:rsidR="00FB2D4E" w:rsidRDefault="003E4F53">
          <w:pPr>
            <w:pStyle w:val="8CCFAA412ED74BE59DA6F3A8FACABC4D"/>
          </w:pPr>
          <w:r>
            <w:rPr>
              <w:rStyle w:val="a3"/>
              <w:rFonts w:hint="eastAsia"/>
            </w:rPr>
            <w:t>选择一项。</w:t>
          </w:r>
        </w:p>
      </w:docPartBody>
    </w:docPart>
    <w:docPart>
      <w:docPartPr>
        <w:name w:val="E60055DF9754431EB5E3343DEBD34527"/>
        <w:category>
          <w:name w:val="常规"/>
          <w:gallery w:val="placeholder"/>
        </w:category>
        <w:types>
          <w:type w:val="bbPlcHdr"/>
        </w:types>
        <w:behaviors>
          <w:behavior w:val="content"/>
        </w:behaviors>
        <w:guid w:val="{A2868ABC-3E08-46A6-B19C-083DE873A7A2}"/>
      </w:docPartPr>
      <w:docPartBody>
        <w:p w:rsidR="00FB2D4E" w:rsidRDefault="003E4F53">
          <w:pPr>
            <w:pStyle w:val="E60055DF9754431EB5E3343DEBD34527"/>
          </w:pPr>
          <w:r>
            <w:rPr>
              <w:rStyle w:val="a3"/>
              <w:rFonts w:hint="eastAsia"/>
            </w:rPr>
            <w:t>选择一项。</w:t>
          </w:r>
        </w:p>
      </w:docPartBody>
    </w:docPart>
    <w:docPart>
      <w:docPartPr>
        <w:name w:val="99C7661B0E314E1CB4035CBEED4CC7EB"/>
        <w:category>
          <w:name w:val="常规"/>
          <w:gallery w:val="placeholder"/>
        </w:category>
        <w:types>
          <w:type w:val="bbPlcHdr"/>
        </w:types>
        <w:behaviors>
          <w:behavior w:val="content"/>
        </w:behaviors>
        <w:guid w:val="{2F89E8B2-0126-4D2C-AEF8-E5CD2B07F12B}"/>
      </w:docPartPr>
      <w:docPartBody>
        <w:p w:rsidR="00FB2D4E" w:rsidRDefault="003E4F53">
          <w:pPr>
            <w:pStyle w:val="99C7661B0E314E1CB4035CBEED4CC7EB"/>
          </w:pPr>
          <w:r>
            <w:rPr>
              <w:rStyle w:val="a3"/>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B31"/>
    <w:rsid w:val="0000559C"/>
    <w:rsid w:val="000170E5"/>
    <w:rsid w:val="00020CF9"/>
    <w:rsid w:val="00027A7D"/>
    <w:rsid w:val="00034CDF"/>
    <w:rsid w:val="000365EC"/>
    <w:rsid w:val="00053A87"/>
    <w:rsid w:val="00071D4A"/>
    <w:rsid w:val="000A4DC2"/>
    <w:rsid w:val="000B54FB"/>
    <w:rsid w:val="000E3531"/>
    <w:rsid w:val="00100939"/>
    <w:rsid w:val="00153FF3"/>
    <w:rsid w:val="00167CD0"/>
    <w:rsid w:val="001B3B65"/>
    <w:rsid w:val="001E4AF7"/>
    <w:rsid w:val="001F78DC"/>
    <w:rsid w:val="00240A78"/>
    <w:rsid w:val="00274666"/>
    <w:rsid w:val="002829B4"/>
    <w:rsid w:val="002B00A2"/>
    <w:rsid w:val="002B7357"/>
    <w:rsid w:val="002C1D51"/>
    <w:rsid w:val="002F7219"/>
    <w:rsid w:val="0032085F"/>
    <w:rsid w:val="00335425"/>
    <w:rsid w:val="0034492A"/>
    <w:rsid w:val="003512D6"/>
    <w:rsid w:val="00361451"/>
    <w:rsid w:val="003A0B31"/>
    <w:rsid w:val="003A3656"/>
    <w:rsid w:val="003B3FCE"/>
    <w:rsid w:val="003E4F53"/>
    <w:rsid w:val="00434AA8"/>
    <w:rsid w:val="0048196B"/>
    <w:rsid w:val="004C63F5"/>
    <w:rsid w:val="004D1864"/>
    <w:rsid w:val="0050156C"/>
    <w:rsid w:val="00547C8A"/>
    <w:rsid w:val="00554236"/>
    <w:rsid w:val="00576710"/>
    <w:rsid w:val="005D4BF9"/>
    <w:rsid w:val="005F201D"/>
    <w:rsid w:val="006065F9"/>
    <w:rsid w:val="00697015"/>
    <w:rsid w:val="006B012F"/>
    <w:rsid w:val="006B281B"/>
    <w:rsid w:val="006E69CB"/>
    <w:rsid w:val="006F2B7D"/>
    <w:rsid w:val="006F2D91"/>
    <w:rsid w:val="006F3AF8"/>
    <w:rsid w:val="006F5169"/>
    <w:rsid w:val="007112DB"/>
    <w:rsid w:val="00730D5E"/>
    <w:rsid w:val="00761422"/>
    <w:rsid w:val="00767FD1"/>
    <w:rsid w:val="00772E62"/>
    <w:rsid w:val="00777403"/>
    <w:rsid w:val="007952B0"/>
    <w:rsid w:val="007A0AB5"/>
    <w:rsid w:val="007C459D"/>
    <w:rsid w:val="007D6B04"/>
    <w:rsid w:val="007E1982"/>
    <w:rsid w:val="00802AC5"/>
    <w:rsid w:val="00803B66"/>
    <w:rsid w:val="00830BB4"/>
    <w:rsid w:val="00850D08"/>
    <w:rsid w:val="008B6791"/>
    <w:rsid w:val="008E1246"/>
    <w:rsid w:val="008F1AC5"/>
    <w:rsid w:val="008F2119"/>
    <w:rsid w:val="00947082"/>
    <w:rsid w:val="009B0623"/>
    <w:rsid w:val="009B7490"/>
    <w:rsid w:val="009F5BE2"/>
    <w:rsid w:val="00A80BB4"/>
    <w:rsid w:val="00AA6EF0"/>
    <w:rsid w:val="00AE5BB1"/>
    <w:rsid w:val="00AF0CE9"/>
    <w:rsid w:val="00B61DE8"/>
    <w:rsid w:val="00BD4E48"/>
    <w:rsid w:val="00BF6670"/>
    <w:rsid w:val="00C668CC"/>
    <w:rsid w:val="00CB0F05"/>
    <w:rsid w:val="00CD403D"/>
    <w:rsid w:val="00D30536"/>
    <w:rsid w:val="00D44ED5"/>
    <w:rsid w:val="00D64B31"/>
    <w:rsid w:val="00D67CF5"/>
    <w:rsid w:val="00D8681A"/>
    <w:rsid w:val="00D96CE0"/>
    <w:rsid w:val="00DB4AD6"/>
    <w:rsid w:val="00DE0C76"/>
    <w:rsid w:val="00E50C1E"/>
    <w:rsid w:val="00EA465D"/>
    <w:rsid w:val="00F32026"/>
    <w:rsid w:val="00F417DB"/>
    <w:rsid w:val="00F42FF5"/>
    <w:rsid w:val="00F724C2"/>
    <w:rsid w:val="00F734FF"/>
    <w:rsid w:val="00F87F2B"/>
    <w:rsid w:val="00FB2D4E"/>
    <w:rsid w:val="00FD1354"/>
    <w:rsid w:val="00FD20D4"/>
    <w:rsid w:val="00FD64E8"/>
    <w:rsid w:val="00FD73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autoRedefine/>
    <w:uiPriority w:val="99"/>
    <w:semiHidden/>
    <w:qFormat/>
    <w:rPr>
      <w:color w:val="808080"/>
    </w:rPr>
  </w:style>
  <w:style w:type="paragraph" w:customStyle="1" w:styleId="4AEDE6CFA6D64BE3AD5D9D25B743102C7">
    <w:name w:val="4AEDE6CFA6D64BE3AD5D9D25B743102C7"/>
    <w:autoRedefine/>
    <w:qFormat/>
    <w:pPr>
      <w:widowControl w:val="0"/>
      <w:jc w:val="center"/>
    </w:pPr>
    <w:rPr>
      <w:rFonts w:ascii="黑体" w:eastAsia="黑体" w:hAnsi="黑体"/>
      <w:kern w:val="2"/>
      <w:sz w:val="56"/>
      <w:szCs w:val="21"/>
    </w:rPr>
  </w:style>
  <w:style w:type="paragraph" w:customStyle="1" w:styleId="11B2EC2B2F544900B7DE03DFFBB8893414">
    <w:name w:val="11B2EC2B2F544900B7DE03DFFBB8893414"/>
    <w:autoRedefine/>
    <w:qFormat/>
    <w:pPr>
      <w:widowControl w:val="0"/>
      <w:jc w:val="both"/>
    </w:pPr>
    <w:rPr>
      <w:kern w:val="2"/>
      <w:sz w:val="21"/>
      <w:szCs w:val="21"/>
    </w:rPr>
  </w:style>
  <w:style w:type="paragraph" w:customStyle="1" w:styleId="9148E61BA3B0411D9D0538A3554EF86F20">
    <w:name w:val="9148E61BA3B0411D9D0538A3554EF86F20"/>
    <w:autoRedefine/>
    <w:qFormat/>
    <w:pPr>
      <w:widowControl w:val="0"/>
      <w:jc w:val="both"/>
    </w:pPr>
    <w:rPr>
      <w:kern w:val="2"/>
      <w:sz w:val="21"/>
      <w:szCs w:val="21"/>
    </w:rPr>
  </w:style>
  <w:style w:type="paragraph" w:customStyle="1" w:styleId="E4D1AA1A3FE441CBAB1F51DD566386E519">
    <w:name w:val="E4D1AA1A3FE441CBAB1F51DD566386E519"/>
    <w:autoRedefine/>
    <w:qFormat/>
    <w:pPr>
      <w:widowControl w:val="0"/>
      <w:jc w:val="both"/>
    </w:pPr>
    <w:rPr>
      <w:kern w:val="2"/>
      <w:sz w:val="21"/>
      <w:szCs w:val="21"/>
    </w:rPr>
  </w:style>
  <w:style w:type="paragraph" w:customStyle="1" w:styleId="20BD5FE97D7A426F958F33E7ECCDB42619">
    <w:name w:val="20BD5FE97D7A426F958F33E7ECCDB42619"/>
    <w:autoRedefine/>
    <w:qFormat/>
    <w:pPr>
      <w:widowControl w:val="0"/>
      <w:jc w:val="both"/>
    </w:pPr>
    <w:rPr>
      <w:kern w:val="2"/>
      <w:sz w:val="21"/>
      <w:szCs w:val="21"/>
    </w:rPr>
  </w:style>
  <w:style w:type="paragraph" w:customStyle="1" w:styleId="E256645283304AFF89FA04E4077539D33">
    <w:name w:val="E256645283304AFF89FA04E4077539D33"/>
    <w:autoRedefine/>
    <w:qFormat/>
    <w:pPr>
      <w:widowControl w:val="0"/>
      <w:jc w:val="both"/>
    </w:pPr>
    <w:rPr>
      <w:kern w:val="2"/>
      <w:sz w:val="21"/>
      <w:szCs w:val="21"/>
    </w:rPr>
  </w:style>
  <w:style w:type="paragraph" w:customStyle="1" w:styleId="D7F285BB94EA4FB3B5B7BE3D6072F870">
    <w:name w:val="D7F285BB94EA4FB3B5B7BE3D6072F870"/>
    <w:autoRedefine/>
    <w:qFormat/>
    <w:pPr>
      <w:widowControl w:val="0"/>
      <w:jc w:val="both"/>
    </w:pPr>
    <w:rPr>
      <w:kern w:val="2"/>
      <w:sz w:val="21"/>
      <w:szCs w:val="22"/>
    </w:rPr>
  </w:style>
  <w:style w:type="paragraph" w:customStyle="1" w:styleId="7410EA25DA874FACB0472D340F8454D0">
    <w:name w:val="7410EA25DA874FACB0472D340F8454D0"/>
    <w:autoRedefine/>
    <w:qFormat/>
    <w:pPr>
      <w:widowControl w:val="0"/>
      <w:jc w:val="both"/>
    </w:pPr>
    <w:rPr>
      <w:kern w:val="2"/>
      <w:sz w:val="21"/>
      <w:szCs w:val="22"/>
    </w:rPr>
  </w:style>
  <w:style w:type="paragraph" w:customStyle="1" w:styleId="D912082B579147B1848F3C0B0EEE8F30">
    <w:name w:val="D912082B579147B1848F3C0B0EEE8F30"/>
    <w:autoRedefine/>
    <w:qFormat/>
    <w:pPr>
      <w:widowControl w:val="0"/>
      <w:jc w:val="both"/>
    </w:pPr>
    <w:rPr>
      <w:kern w:val="2"/>
      <w:sz w:val="21"/>
      <w:szCs w:val="22"/>
    </w:rPr>
  </w:style>
  <w:style w:type="paragraph" w:customStyle="1" w:styleId="ABC57FBA58434DC3A2C901F3854F2253">
    <w:name w:val="ABC57FBA58434DC3A2C901F3854F2253"/>
    <w:autoRedefine/>
    <w:qFormat/>
    <w:pPr>
      <w:widowControl w:val="0"/>
      <w:jc w:val="both"/>
    </w:pPr>
    <w:rPr>
      <w:kern w:val="2"/>
      <w:sz w:val="21"/>
      <w:szCs w:val="22"/>
    </w:rPr>
  </w:style>
  <w:style w:type="paragraph" w:customStyle="1" w:styleId="2C59B187B0B54D12B95265748347BF8D">
    <w:name w:val="2C59B187B0B54D12B95265748347BF8D"/>
    <w:autoRedefine/>
    <w:qFormat/>
    <w:pPr>
      <w:widowControl w:val="0"/>
      <w:jc w:val="both"/>
    </w:pPr>
    <w:rPr>
      <w:kern w:val="2"/>
      <w:sz w:val="21"/>
      <w:szCs w:val="22"/>
    </w:rPr>
  </w:style>
  <w:style w:type="paragraph" w:customStyle="1" w:styleId="0B0034E0D6C840BD8DAF9E2F1885AF78">
    <w:name w:val="0B0034E0D6C840BD8DAF9E2F1885AF78"/>
    <w:autoRedefine/>
    <w:qFormat/>
    <w:pPr>
      <w:widowControl w:val="0"/>
      <w:jc w:val="both"/>
    </w:pPr>
    <w:rPr>
      <w:kern w:val="2"/>
      <w:sz w:val="21"/>
      <w:szCs w:val="22"/>
    </w:rPr>
  </w:style>
  <w:style w:type="paragraph" w:customStyle="1" w:styleId="D081974D630A48F9B04BF55D4A514744">
    <w:name w:val="D081974D630A48F9B04BF55D4A514744"/>
    <w:autoRedefine/>
    <w:qFormat/>
    <w:pPr>
      <w:widowControl w:val="0"/>
      <w:jc w:val="both"/>
    </w:pPr>
    <w:rPr>
      <w:kern w:val="2"/>
      <w:sz w:val="21"/>
      <w:szCs w:val="22"/>
    </w:rPr>
  </w:style>
  <w:style w:type="paragraph" w:customStyle="1" w:styleId="8CCFAA412ED74BE59DA6F3A8FACABC4D">
    <w:name w:val="8CCFAA412ED74BE59DA6F3A8FACABC4D"/>
    <w:autoRedefine/>
    <w:qFormat/>
    <w:pPr>
      <w:widowControl w:val="0"/>
      <w:jc w:val="both"/>
    </w:pPr>
    <w:rPr>
      <w:kern w:val="2"/>
      <w:sz w:val="21"/>
      <w:szCs w:val="22"/>
    </w:rPr>
  </w:style>
  <w:style w:type="paragraph" w:customStyle="1" w:styleId="E60055DF9754431EB5E3343DEBD34527">
    <w:name w:val="E60055DF9754431EB5E3343DEBD34527"/>
    <w:autoRedefine/>
    <w:qFormat/>
    <w:pPr>
      <w:widowControl w:val="0"/>
      <w:jc w:val="both"/>
    </w:pPr>
    <w:rPr>
      <w:kern w:val="2"/>
      <w:sz w:val="21"/>
      <w:szCs w:val="22"/>
    </w:rPr>
  </w:style>
  <w:style w:type="paragraph" w:customStyle="1" w:styleId="99C7661B0E314E1CB4035CBEED4CC7EB">
    <w:name w:val="99C7661B0E314E1CB4035CBEED4CC7EB"/>
    <w:autoRedefine/>
    <w:qFormat/>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165DF-AEE0-498B-868D-1CB69D391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1216</Words>
  <Characters>6933</Characters>
  <Application>Microsoft Office Word</Application>
  <DocSecurity>0</DocSecurity>
  <Lines>57</Lines>
  <Paragraphs>16</Paragraphs>
  <ScaleCrop>false</ScaleCrop>
  <Company/>
  <LinksUpToDate>false</LinksUpToDate>
  <CharactersWithSpaces>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WeiLaiHong 魏来红 [QL02] [创新发展部]</dc:creator>
  <cp:lastModifiedBy>qianxiao zhang</cp:lastModifiedBy>
  <cp:revision>3</cp:revision>
  <cp:lastPrinted>2024-04-03T06:01:00Z</cp:lastPrinted>
  <dcterms:created xsi:type="dcterms:W3CDTF">2024-07-08T02:22:00Z</dcterms:created>
  <dcterms:modified xsi:type="dcterms:W3CDTF">2024-07-08T02:37:00Z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D06DF607D4A94A2AB3EA4BA420AB4D97_13</vt:lpwstr>
  </property>
</Properties>
</file>