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E104" w14:textId="77777777" w:rsidR="00D24083" w:rsidRPr="00D23432" w:rsidRDefault="00000000" w:rsidP="00D23432">
      <w:pPr>
        <w:spacing w:before="40" w:after="480" w:line="360" w:lineRule="auto"/>
        <w:jc w:val="center"/>
        <w:rPr>
          <w:rFonts w:ascii="Times New Roman" w:eastAsia="宋体" w:hAnsi="Times New Roman" w:cs="Times New Roman"/>
          <w:b/>
          <w:bCs/>
          <w:color w:val="000000" w:themeColor="text1"/>
          <w:kern w:val="20"/>
          <w:sz w:val="40"/>
          <w:szCs w:val="48"/>
          <w:shd w:val="clear" w:color="auto" w:fill="FFFFFF"/>
          <w:lang w:eastAsia="zh-CN"/>
        </w:rPr>
      </w:pPr>
      <w:bookmarkStart w:id="0" w:name="OLE_LINK79"/>
      <w:r w:rsidRPr="00D23432">
        <w:rPr>
          <w:rFonts w:ascii="Times New Roman" w:eastAsia="宋体" w:hAnsi="Times New Roman" w:cs="Times New Roman"/>
          <w:b/>
          <w:bCs/>
          <w:color w:val="000000" w:themeColor="text1"/>
          <w:kern w:val="20"/>
          <w:sz w:val="40"/>
          <w:szCs w:val="48"/>
          <w:shd w:val="clear" w:color="auto" w:fill="FFFFFF"/>
          <w:lang w:eastAsia="zh-CN"/>
        </w:rPr>
        <w:t xml:space="preserve">FactVerse </w:t>
      </w:r>
      <w:r w:rsidRPr="00D23432">
        <w:rPr>
          <w:rFonts w:ascii="Times New Roman" w:eastAsia="宋体" w:hAnsi="Times New Roman" w:cs="Times New Roman"/>
          <w:b/>
          <w:bCs/>
          <w:color w:val="000000" w:themeColor="text1"/>
          <w:kern w:val="20"/>
          <w:sz w:val="40"/>
          <w:szCs w:val="48"/>
          <w:shd w:val="clear" w:color="auto" w:fill="FFFFFF"/>
          <w:lang w:eastAsia="zh-CN"/>
        </w:rPr>
        <w:t>软件规格说明书</w:t>
      </w:r>
    </w:p>
    <w:p w14:paraId="39FD291A" w14:textId="0E411132" w:rsidR="00D24083" w:rsidRPr="00D23432" w:rsidRDefault="00000000" w:rsidP="00D23432">
      <w:pPr>
        <w:pStyle w:val="1"/>
        <w:keepNext w:val="0"/>
        <w:keepLines w:val="0"/>
        <w:widowControl w:val="0"/>
        <w:spacing w:before="100" w:beforeAutospacing="1" w:after="100" w:afterAutospacing="1" w:line="360" w:lineRule="auto"/>
        <w:ind w:left="723" w:hangingChars="200" w:hanging="723"/>
        <w:contextualSpacing/>
        <w:jc w:val="both"/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</w:pPr>
      <w:r w:rsidRPr="00D23432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 xml:space="preserve">1. </w:t>
      </w:r>
      <w:r w:rsidR="00C86775">
        <w:rPr>
          <w:rFonts w:ascii="Times New Roman" w:eastAsia="宋体" w:hAnsi="Times New Roman" w:cstheme="minorBidi" w:hint="eastAsia"/>
          <w:caps/>
          <w:color w:val="000000" w:themeColor="text1"/>
          <w:kern w:val="44"/>
          <w:sz w:val="36"/>
          <w:szCs w:val="36"/>
          <w:lang w:eastAsia="zh-CN"/>
        </w:rPr>
        <w:t>产品</w:t>
      </w:r>
      <w:r w:rsidRPr="00D23432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>概述</w:t>
      </w:r>
    </w:p>
    <w:p w14:paraId="401E8B55" w14:textId="1BD872F7" w:rsidR="00D24083" w:rsidRPr="005A6084" w:rsidRDefault="00000000" w:rsidP="00004142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 w:rsidRPr="005A6084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 xml:space="preserve">1.1 </w:t>
      </w:r>
      <w:r w:rsidRPr="005A6084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背景</w:t>
      </w:r>
    </w:p>
    <w:p w14:paraId="6262663D" w14:textId="77777777" w:rsidR="0003002A" w:rsidRPr="0003002A" w:rsidRDefault="0003002A" w:rsidP="0003002A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随着工业数字化、智能制造和工业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4.0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时代的快速推进，企业对于实现生产、管理、运营一体化、智能化的需求日益迫切。数字孪生技术作为虚实融合的重要手段，能够有效帮助企业解决数据孤岛、系统集成困难、设备运维管理成本高昂等现实问题。同时，扩展现实（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XR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）和人工智能（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AI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）技术的快速发展，更进一步推动了工业元宇宙概念的落地和广泛应用。</w:t>
      </w:r>
    </w:p>
    <w:p w14:paraId="73F92147" w14:textId="77777777" w:rsidR="0003002A" w:rsidRPr="0003002A" w:rsidRDefault="0003002A" w:rsidP="0003002A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在此背景下，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FactVerse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工业元宇宙平台应运而生。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FactVerse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以数字孪生技术为核心，结合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XR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AI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和空间计算等前沿技术，提供了一个强大的企业级数据融合与实时协作解决方案，帮助企业实现数据资产的高效整合、运营效率的显著提升以及运营成本的降低，助力企业数字化转型与可持续发展。</w:t>
      </w:r>
    </w:p>
    <w:p w14:paraId="6ED42141" w14:textId="26491D6A" w:rsidR="00D24083" w:rsidRPr="0003002A" w:rsidRDefault="0003002A" w:rsidP="005A6084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FactVerse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平台适用于各类制造型企业（如机械制造、汽车、电子、航空航天）、能源行业（如电力、石油化工）和基础设施建设（如智慧园区、数据中心）的多样化场景，全面满足工业企业智能化升级的迫切需求。</w:t>
      </w:r>
    </w:p>
    <w:p w14:paraId="5B0CB199" w14:textId="5B4D0442" w:rsidR="00D24083" w:rsidRPr="005A6084" w:rsidRDefault="00000000" w:rsidP="00004142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 w:rsidRPr="005A6084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 xml:space="preserve">1.2 </w:t>
      </w:r>
      <w:r w:rsidRPr="005A6084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目标</w:t>
      </w:r>
    </w:p>
    <w:p w14:paraId="393CC5CE" w14:textId="77777777" w:rsidR="0003002A" w:rsidRPr="0003002A" w:rsidRDefault="0003002A" w:rsidP="0003002A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本项目旨在建设高效、稳定、安全、易扩展的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FactVerse</w:t>
      </w:r>
      <w:r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工业元宇宙平台，具体目标如下：</w:t>
      </w:r>
    </w:p>
    <w:p w14:paraId="364755F9" w14:textId="77777777" w:rsidR="0003002A" w:rsidRPr="00A90868" w:rsidRDefault="0003002A" w:rsidP="00A90868">
      <w:pPr>
        <w:pStyle w:val="ae"/>
        <w:numPr>
          <w:ilvl w:val="0"/>
          <w:numId w:val="24"/>
        </w:numPr>
        <w:spacing w:before="100" w:beforeAutospacing="1" w:after="0" w:line="360" w:lineRule="auto"/>
        <w:ind w:left="442" w:hanging="442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 w:rsidRPr="0003002A">
        <w:rPr>
          <w:rFonts w:ascii="宋体" w:eastAsia="宋体" w:hAnsi="宋体" w:cs="宋体"/>
          <w:b/>
          <w:bCs/>
          <w:sz w:val="24"/>
          <w:szCs w:val="24"/>
          <w:lang w:eastAsia="zh-CN"/>
        </w:rPr>
        <w:t>构建数字</w:t>
      </w:r>
      <w:r w:rsidRPr="0003002A"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孪生一体化平台：</w:t>
      </w:r>
    </w:p>
    <w:p w14:paraId="7CFC97D4" w14:textId="5212CCCB" w:rsidR="0003002A" w:rsidRPr="0003002A" w:rsidRDefault="0003002A" w:rsidP="00A90868">
      <w:pPr>
        <w:pStyle w:val="ae"/>
        <w:spacing w:after="100" w:afterAutospacing="1" w:line="360" w:lineRule="auto"/>
        <w:ind w:left="442"/>
        <w:contextualSpacing w:val="0"/>
        <w:rPr>
          <w:rFonts w:ascii="宋体" w:eastAsia="宋体" w:hAnsi="宋体" w:cs="宋体" w:hint="eastAsia"/>
          <w:sz w:val="24"/>
          <w:szCs w:val="24"/>
          <w:lang w:eastAsia="zh-CN"/>
        </w:rPr>
      </w:pPr>
      <w:r w:rsidRPr="0003002A">
        <w:rPr>
          <w:rFonts w:ascii="宋体" w:eastAsia="宋体" w:hAnsi="宋体" w:cs="宋体"/>
          <w:sz w:val="24"/>
          <w:szCs w:val="24"/>
          <w:lang w:eastAsia="zh-CN"/>
        </w:rPr>
        <w:lastRenderedPageBreak/>
        <w:t>通过FactVerse Designer实现数字孪生布局设计、行为树定义及数据绑定与实时映射，帮助企业快速搭建高精度的数字孪生场景，提升生产管理效率和资产运营质量。</w:t>
      </w:r>
    </w:p>
    <w:p w14:paraId="213CC41A" w14:textId="77777777" w:rsidR="0003002A" w:rsidRPr="00A90868" w:rsidRDefault="0003002A" w:rsidP="00A90868">
      <w:pPr>
        <w:pStyle w:val="ae"/>
        <w:numPr>
          <w:ilvl w:val="0"/>
          <w:numId w:val="24"/>
        </w:numPr>
        <w:spacing w:before="100" w:beforeAutospacing="1" w:after="0" w:line="360" w:lineRule="auto"/>
        <w:ind w:left="442" w:hanging="442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 w:rsidRPr="0003002A">
        <w:rPr>
          <w:rFonts w:ascii="宋体" w:eastAsia="宋体" w:hAnsi="宋体" w:cs="宋体"/>
          <w:b/>
          <w:bCs/>
          <w:sz w:val="24"/>
          <w:szCs w:val="24"/>
          <w:lang w:eastAsia="zh-CN"/>
        </w:rPr>
        <w:t>建立强大的数据融合能力：</w:t>
      </w:r>
    </w:p>
    <w:p w14:paraId="0159A012" w14:textId="1F33CC99" w:rsidR="0003002A" w:rsidRPr="0003002A" w:rsidRDefault="0003002A" w:rsidP="00A90868">
      <w:pPr>
        <w:pStyle w:val="ae"/>
        <w:spacing w:after="100" w:afterAutospacing="1" w:line="360" w:lineRule="auto"/>
        <w:ind w:left="442"/>
        <w:contextualSpacing w:val="0"/>
        <w:rPr>
          <w:rFonts w:ascii="宋体" w:eastAsia="宋体" w:hAnsi="宋体" w:cs="宋体" w:hint="eastAsia"/>
          <w:sz w:val="24"/>
          <w:szCs w:val="24"/>
          <w:lang w:eastAsia="zh-CN"/>
        </w:rPr>
      </w:pPr>
      <w:r w:rsidRPr="0003002A">
        <w:rPr>
          <w:rFonts w:ascii="宋体" w:eastAsia="宋体" w:hAnsi="宋体" w:cs="宋体"/>
          <w:sz w:val="24"/>
          <w:szCs w:val="24"/>
          <w:lang w:eastAsia="zh-CN"/>
        </w:rPr>
        <w:t>通过Data Fusion Services (DFS)，打通企业内部各种数据系统（MES、PLM、SCADA等），实现数据的实时融合、清洗、分析和可视化管理，解决企业数据离散、孤岛问题，形成高价值数据资产。</w:t>
      </w:r>
    </w:p>
    <w:p w14:paraId="2D7317F4" w14:textId="77777777" w:rsidR="0003002A" w:rsidRPr="00A90868" w:rsidRDefault="0003002A" w:rsidP="00A90868">
      <w:pPr>
        <w:pStyle w:val="ae"/>
        <w:numPr>
          <w:ilvl w:val="0"/>
          <w:numId w:val="24"/>
        </w:numPr>
        <w:spacing w:before="100" w:beforeAutospacing="1" w:after="0" w:line="360" w:lineRule="auto"/>
        <w:ind w:left="442" w:hanging="442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 w:rsidRPr="0003002A">
        <w:rPr>
          <w:rFonts w:ascii="宋体" w:eastAsia="宋体" w:hAnsi="宋体" w:cs="宋体"/>
          <w:b/>
          <w:bCs/>
          <w:sz w:val="24"/>
          <w:szCs w:val="24"/>
          <w:lang w:eastAsia="zh-CN"/>
        </w:rPr>
        <w:t>打造企业级服务端平台：</w:t>
      </w:r>
    </w:p>
    <w:p w14:paraId="665E9659" w14:textId="1D24F260" w:rsidR="0003002A" w:rsidRPr="0003002A" w:rsidRDefault="0003002A" w:rsidP="00A90868">
      <w:pPr>
        <w:pStyle w:val="ae"/>
        <w:spacing w:after="100" w:afterAutospacing="1" w:line="360" w:lineRule="auto"/>
        <w:ind w:left="442"/>
        <w:contextualSpacing w:val="0"/>
        <w:rPr>
          <w:rFonts w:ascii="宋体" w:eastAsia="宋体" w:hAnsi="宋体" w:cs="宋体" w:hint="eastAsia"/>
          <w:sz w:val="24"/>
          <w:szCs w:val="24"/>
          <w:lang w:eastAsia="zh-CN"/>
        </w:rPr>
      </w:pPr>
      <w:r w:rsidRPr="0003002A">
        <w:rPr>
          <w:rFonts w:ascii="宋体" w:eastAsia="宋体" w:hAnsi="宋体" w:cs="宋体"/>
          <w:sz w:val="24"/>
          <w:szCs w:val="24"/>
          <w:lang w:eastAsia="zh-CN"/>
        </w:rPr>
        <w:t>提供FactVerse平台服务端，支持用户管理、数字资产管理、设备运维管理、企业协作与知识培训等多种功能，为企业提供高可用、可扩展、安全可靠的服务支持平台，助力企业长远发展。</w:t>
      </w:r>
    </w:p>
    <w:p w14:paraId="22C73D3B" w14:textId="77777777" w:rsidR="0003002A" w:rsidRPr="0003002A" w:rsidRDefault="0003002A" w:rsidP="00A90868">
      <w:pPr>
        <w:pStyle w:val="ae"/>
        <w:numPr>
          <w:ilvl w:val="0"/>
          <w:numId w:val="24"/>
        </w:numPr>
        <w:spacing w:before="100" w:beforeAutospacing="1" w:after="0" w:line="360" w:lineRule="auto"/>
        <w:ind w:left="442" w:hanging="442"/>
        <w:rPr>
          <w:rFonts w:ascii="宋体" w:eastAsia="宋体" w:hAnsi="宋体" w:cs="宋体" w:hint="eastAsia"/>
          <w:sz w:val="24"/>
          <w:szCs w:val="24"/>
          <w:lang w:eastAsia="zh-CN"/>
        </w:rPr>
      </w:pPr>
      <w:r w:rsidRPr="0003002A">
        <w:rPr>
          <w:rFonts w:ascii="宋体" w:eastAsia="宋体" w:hAnsi="宋体" w:cs="宋体"/>
          <w:b/>
          <w:bCs/>
          <w:sz w:val="24"/>
          <w:szCs w:val="24"/>
          <w:lang w:eastAsia="zh-CN"/>
        </w:rPr>
        <w:t>助力企业数字化转型：</w:t>
      </w:r>
    </w:p>
    <w:p w14:paraId="11062582" w14:textId="222C9119" w:rsidR="00D24083" w:rsidRPr="0003002A" w:rsidRDefault="0003002A" w:rsidP="00A90868">
      <w:pPr>
        <w:pStyle w:val="ae"/>
        <w:spacing w:after="100" w:afterAutospacing="1" w:line="360" w:lineRule="auto"/>
        <w:ind w:left="442"/>
        <w:contextualSpacing w:val="0"/>
        <w:rPr>
          <w:rFonts w:ascii="宋体" w:eastAsia="宋体" w:hAnsi="宋体" w:cs="宋体" w:hint="eastAsia"/>
          <w:sz w:val="24"/>
          <w:szCs w:val="24"/>
          <w:lang w:eastAsia="zh-CN"/>
        </w:rPr>
      </w:pPr>
      <w:r w:rsidRPr="0003002A">
        <w:rPr>
          <w:rFonts w:ascii="宋体" w:eastAsia="宋体" w:hAnsi="宋体" w:cs="宋体"/>
          <w:sz w:val="24"/>
          <w:szCs w:val="24"/>
          <w:lang w:eastAsia="zh-CN"/>
        </w:rPr>
        <w:t>提升企业数据决策能力和生产运营效率，降低成本，实现业务优化、风险管控与可持续发展。</w:t>
      </w:r>
    </w:p>
    <w:p w14:paraId="33D9A76C" w14:textId="5BDFF9F7" w:rsidR="00D24083" w:rsidRPr="005A6084" w:rsidRDefault="00000000" w:rsidP="00004142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 w:rsidRPr="005A6084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 xml:space="preserve">1.3 </w:t>
      </w:r>
      <w:r w:rsidRPr="005A6084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范围</w:t>
      </w:r>
    </w:p>
    <w:p w14:paraId="3FF8A0BE" w14:textId="64331141" w:rsidR="00D24083" w:rsidRPr="005A6084" w:rsidRDefault="00A90868" w:rsidP="005A6084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proofErr w:type="spellStart"/>
      <w:r w:rsidRPr="00A90868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FactVerse</w:t>
      </w:r>
      <w:proofErr w:type="spellEnd"/>
      <w:proofErr w:type="gramStart"/>
      <w:r w:rsidRPr="00A90868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工业元</w:t>
      </w:r>
      <w:proofErr w:type="gramEnd"/>
      <w:r w:rsidRPr="00A90868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宇宙平台建设项目范围涵盖以下三个核心产品和组件：</w:t>
      </w:r>
    </w:p>
    <w:p w14:paraId="403B6FF1" w14:textId="3B55BA5A" w:rsidR="00D24083" w:rsidRPr="005A6084" w:rsidRDefault="00000000" w:rsidP="00A90868">
      <w:pPr>
        <w:pStyle w:val="ae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A90868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FactVerse Designer</w:t>
      </w:r>
      <w:r w:rsidR="005A6084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：</w:t>
      </w:r>
      <w:r w:rsidR="00A90868" w:rsidRPr="00A90868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提供数字孪生布局设计、行为树定义、实时数据绑定与行业标准扩展包（</w:t>
      </w:r>
      <w:r w:rsidR="00A90868" w:rsidRPr="00A90868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DLC</w:t>
      </w:r>
      <w:r w:rsidR="00A90868" w:rsidRPr="00A90868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），帮助企业快速创建和部署高精度数字孪生应用。</w:t>
      </w:r>
    </w:p>
    <w:p w14:paraId="43423F00" w14:textId="360B076D" w:rsidR="00D24083" w:rsidRPr="005A6084" w:rsidRDefault="00000000" w:rsidP="00A90868">
      <w:pPr>
        <w:pStyle w:val="ae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A90868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Data Fusion Services (DFS)</w:t>
      </w:r>
      <w:r w:rsidRPr="005A6084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</w:t>
      </w:r>
      <w:r w:rsidR="00A90868" w:rsidRPr="00A90868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提供工业数据接入、异构数据融合与实时映射、数据清洗与分析、数据集市管理、数据可视化与业务监控，帮助企业实现数据资产的最大化价值利用</w:t>
      </w:r>
      <w:r w:rsidR="00A90868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。</w:t>
      </w:r>
    </w:p>
    <w:p w14:paraId="5F77C3A8" w14:textId="0BB32905" w:rsidR="00D24083" w:rsidRDefault="00000000" w:rsidP="00A90868">
      <w:pPr>
        <w:pStyle w:val="ae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A90868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FactVerse</w:t>
      </w:r>
      <w:r w:rsidRPr="00A90868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平台服务端</w:t>
      </w:r>
      <w:r w:rsidRPr="005A6084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</w:t>
      </w:r>
      <w:r w:rsidR="00A90868" w:rsidRPr="00A90868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提供用户身份管理、安全认证、数字资产管理、设备运维、培训学习管理等一体化平台服务，确保企业运营高效、稳定、可持续。</w:t>
      </w:r>
    </w:p>
    <w:p w14:paraId="79398FB5" w14:textId="30299B79" w:rsidR="00A90868" w:rsidRDefault="00A90868" w:rsidP="00A90868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lastRenderedPageBreak/>
        <w:t xml:space="preserve">1.4 </w:t>
      </w:r>
      <w:r w:rsidRPr="00A90868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目标用户群体</w:t>
      </w:r>
    </w:p>
    <w:p w14:paraId="1AFED3AC" w14:textId="77777777" w:rsidR="00A90868" w:rsidRPr="00A90868" w:rsidRDefault="00A90868" w:rsidP="00A90868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A90868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FactVerse</w:t>
      </w:r>
      <w:r w:rsidRPr="00A90868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平台主要服务于以下典型目标用户群体：</w:t>
      </w:r>
    </w:p>
    <w:p w14:paraId="2392B233" w14:textId="77777777" w:rsidR="00A90868" w:rsidRPr="00A90868" w:rsidRDefault="00A90868" w:rsidP="00A90868">
      <w:pPr>
        <w:pStyle w:val="ae"/>
        <w:numPr>
          <w:ilvl w:val="0"/>
          <w:numId w:val="24"/>
        </w:numPr>
        <w:spacing w:before="100" w:beforeAutospacing="1" w:after="0" w:line="360" w:lineRule="auto"/>
        <w:ind w:left="442" w:hanging="442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 w:rsidRPr="00A90868">
        <w:rPr>
          <w:rFonts w:ascii="宋体" w:eastAsia="宋体" w:hAnsi="宋体" w:cs="宋体"/>
          <w:b/>
          <w:bCs/>
          <w:sz w:val="24"/>
          <w:szCs w:val="24"/>
          <w:lang w:eastAsia="zh-CN"/>
        </w:rPr>
        <w:t>制造企业（机械、电子、汽车制造等）：</w:t>
      </w:r>
    </w:p>
    <w:p w14:paraId="3D0B2049" w14:textId="1BF1BAA9" w:rsidR="00A90868" w:rsidRPr="00A90868" w:rsidRDefault="00A90868" w:rsidP="00A90868">
      <w:pPr>
        <w:pStyle w:val="ae"/>
        <w:spacing w:after="100" w:afterAutospacing="1" w:line="360" w:lineRule="auto"/>
        <w:ind w:left="442"/>
        <w:contextualSpacing w:val="0"/>
        <w:rPr>
          <w:rFonts w:ascii="宋体" w:eastAsia="宋体" w:hAnsi="宋体" w:cs="宋体" w:hint="eastAsia"/>
          <w:sz w:val="24"/>
          <w:szCs w:val="24"/>
          <w:lang w:eastAsia="zh-CN"/>
        </w:rPr>
      </w:pPr>
      <w:r w:rsidRPr="00A90868">
        <w:rPr>
          <w:rFonts w:ascii="宋体" w:eastAsia="宋体" w:hAnsi="宋体" w:cs="宋体"/>
          <w:sz w:val="24"/>
          <w:szCs w:val="24"/>
          <w:lang w:eastAsia="zh-CN"/>
        </w:rPr>
        <w:t>提供设备远程运维、实时监控和故障预警服务，提升生产效率和设备可靠性。</w:t>
      </w:r>
    </w:p>
    <w:p w14:paraId="5E07547D" w14:textId="77777777" w:rsidR="00A90868" w:rsidRPr="00A90868" w:rsidRDefault="00A90868" w:rsidP="00A90868">
      <w:pPr>
        <w:pStyle w:val="ae"/>
        <w:numPr>
          <w:ilvl w:val="0"/>
          <w:numId w:val="24"/>
        </w:numPr>
        <w:spacing w:before="100" w:beforeAutospacing="1" w:after="0" w:line="360" w:lineRule="auto"/>
        <w:ind w:left="442" w:hanging="442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 w:rsidRPr="00A90868">
        <w:rPr>
          <w:rFonts w:ascii="宋体" w:eastAsia="宋体" w:hAnsi="宋体" w:cs="宋体"/>
          <w:b/>
          <w:bCs/>
          <w:sz w:val="24"/>
          <w:szCs w:val="24"/>
          <w:lang w:eastAsia="zh-CN"/>
        </w:rPr>
        <w:t>能源行业（电力、石化、能源设备管理）：</w:t>
      </w:r>
    </w:p>
    <w:p w14:paraId="6EE27033" w14:textId="01240603" w:rsidR="00A90868" w:rsidRPr="00A90868" w:rsidRDefault="00A90868" w:rsidP="00A90868">
      <w:pPr>
        <w:pStyle w:val="ae"/>
        <w:spacing w:after="100" w:afterAutospacing="1" w:line="360" w:lineRule="auto"/>
        <w:ind w:left="442"/>
        <w:contextualSpacing w:val="0"/>
        <w:rPr>
          <w:rFonts w:ascii="宋体" w:eastAsia="宋体" w:hAnsi="宋体" w:cs="宋体" w:hint="eastAsia"/>
          <w:sz w:val="24"/>
          <w:szCs w:val="24"/>
          <w:lang w:eastAsia="zh-CN"/>
        </w:rPr>
      </w:pPr>
      <w:r w:rsidRPr="00A90868">
        <w:rPr>
          <w:rFonts w:ascii="宋体" w:eastAsia="宋体" w:hAnsi="宋体" w:cs="宋体"/>
          <w:sz w:val="24"/>
          <w:szCs w:val="24"/>
          <w:lang w:eastAsia="zh-CN"/>
        </w:rPr>
        <w:t>提供设备数据实时融合与监测，降低能源生产运行风险，提升企业安全性。</w:t>
      </w:r>
    </w:p>
    <w:p w14:paraId="6451A671" w14:textId="77777777" w:rsidR="00A90868" w:rsidRPr="00A90868" w:rsidRDefault="00A90868" w:rsidP="00A90868">
      <w:pPr>
        <w:pStyle w:val="ae"/>
        <w:numPr>
          <w:ilvl w:val="0"/>
          <w:numId w:val="24"/>
        </w:numPr>
        <w:spacing w:before="100" w:beforeAutospacing="1" w:after="0" w:line="360" w:lineRule="auto"/>
        <w:ind w:left="442" w:hanging="442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 w:rsidRPr="00A90868">
        <w:rPr>
          <w:rFonts w:ascii="宋体" w:eastAsia="宋体" w:hAnsi="宋体" w:cs="宋体"/>
          <w:b/>
          <w:bCs/>
          <w:sz w:val="24"/>
          <w:szCs w:val="24"/>
          <w:lang w:eastAsia="zh-CN"/>
        </w:rPr>
        <w:t>基础设施行业（智慧园区、数据中心、智慧城市）：</w:t>
      </w:r>
    </w:p>
    <w:p w14:paraId="7FF75301" w14:textId="11EDA14C" w:rsidR="00A90868" w:rsidRPr="00A90868" w:rsidRDefault="00A90868" w:rsidP="00A90868">
      <w:pPr>
        <w:pStyle w:val="ae"/>
        <w:spacing w:after="100" w:afterAutospacing="1" w:line="360" w:lineRule="auto"/>
        <w:ind w:left="442"/>
        <w:contextualSpacing w:val="0"/>
        <w:rPr>
          <w:rFonts w:ascii="宋体" w:eastAsia="宋体" w:hAnsi="宋体" w:cs="宋体" w:hint="eastAsia"/>
          <w:sz w:val="24"/>
          <w:szCs w:val="24"/>
          <w:lang w:eastAsia="zh-CN"/>
        </w:rPr>
      </w:pPr>
      <w:r w:rsidRPr="00A90868">
        <w:rPr>
          <w:rFonts w:ascii="宋体" w:eastAsia="宋体" w:hAnsi="宋体" w:cs="宋体"/>
          <w:sz w:val="24"/>
          <w:szCs w:val="24"/>
          <w:lang w:eastAsia="zh-CN"/>
        </w:rPr>
        <w:t>提供建筑数据融合、设备运维管理和智慧园区运营服务，提升园区运营效率与服务质量。</w:t>
      </w:r>
    </w:p>
    <w:p w14:paraId="45A111B5" w14:textId="77777777" w:rsidR="00A90868" w:rsidRPr="00A90868" w:rsidRDefault="00A90868" w:rsidP="00A90868">
      <w:pPr>
        <w:pStyle w:val="ae"/>
        <w:numPr>
          <w:ilvl w:val="0"/>
          <w:numId w:val="24"/>
        </w:numPr>
        <w:spacing w:before="100" w:beforeAutospacing="1" w:after="0" w:line="360" w:lineRule="auto"/>
        <w:ind w:left="442" w:hanging="442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 w:rsidRPr="00A90868">
        <w:rPr>
          <w:rFonts w:ascii="宋体" w:eastAsia="宋体" w:hAnsi="宋体" w:cs="宋体"/>
          <w:b/>
          <w:bCs/>
          <w:sz w:val="24"/>
          <w:szCs w:val="24"/>
          <w:lang w:eastAsia="zh-CN"/>
        </w:rPr>
        <w:t>企业管理人员与业务决策者：</w:t>
      </w:r>
    </w:p>
    <w:p w14:paraId="4E383E94" w14:textId="4803675C" w:rsidR="00A90868" w:rsidRPr="00A90868" w:rsidRDefault="00A90868" w:rsidP="00A90868">
      <w:pPr>
        <w:pStyle w:val="ae"/>
        <w:spacing w:after="100" w:afterAutospacing="1" w:line="360" w:lineRule="auto"/>
        <w:ind w:left="442"/>
        <w:contextualSpacing w:val="0"/>
        <w:rPr>
          <w:rFonts w:ascii="宋体" w:eastAsia="宋体" w:hAnsi="宋体" w:cs="宋体" w:hint="eastAsia"/>
          <w:sz w:val="24"/>
          <w:szCs w:val="24"/>
          <w:lang w:eastAsia="zh-CN"/>
        </w:rPr>
      </w:pPr>
      <w:r w:rsidRPr="00A90868">
        <w:rPr>
          <w:rFonts w:ascii="宋体" w:eastAsia="宋体" w:hAnsi="宋体" w:cs="宋体"/>
          <w:sz w:val="24"/>
          <w:szCs w:val="24"/>
          <w:lang w:eastAsia="zh-CN"/>
        </w:rPr>
        <w:t>通过实时数据可视化和智能分析，提升管理决策效率，助力企业精细化管理与数字化决策。</w:t>
      </w:r>
    </w:p>
    <w:p w14:paraId="0266443D" w14:textId="77777777" w:rsidR="00A90868" w:rsidRPr="00A90868" w:rsidRDefault="00A90868" w:rsidP="00A90868">
      <w:pPr>
        <w:pStyle w:val="ae"/>
        <w:numPr>
          <w:ilvl w:val="0"/>
          <w:numId w:val="24"/>
        </w:numPr>
        <w:spacing w:before="100" w:beforeAutospacing="1" w:after="0" w:line="360" w:lineRule="auto"/>
        <w:ind w:left="442" w:hanging="442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 w:rsidRPr="00A90868">
        <w:rPr>
          <w:rFonts w:ascii="宋体" w:eastAsia="宋体" w:hAnsi="宋体" w:cs="宋体"/>
          <w:b/>
          <w:bCs/>
          <w:sz w:val="24"/>
          <w:szCs w:val="24"/>
          <w:lang w:eastAsia="zh-CN"/>
        </w:rPr>
        <w:t>技术与运维工程师：</w:t>
      </w:r>
    </w:p>
    <w:p w14:paraId="3BCBF211" w14:textId="22138FD3" w:rsidR="00A90868" w:rsidRPr="00A90868" w:rsidRDefault="00A90868" w:rsidP="00A90868">
      <w:pPr>
        <w:pStyle w:val="ae"/>
        <w:spacing w:after="100" w:afterAutospacing="1" w:line="360" w:lineRule="auto"/>
        <w:ind w:left="442"/>
        <w:contextualSpacing w:val="0"/>
        <w:rPr>
          <w:rFonts w:ascii="宋体" w:eastAsia="宋体" w:hAnsi="宋体" w:cs="宋体" w:hint="eastAsia"/>
          <w:sz w:val="24"/>
          <w:szCs w:val="24"/>
          <w:lang w:eastAsia="zh-CN"/>
        </w:rPr>
      </w:pPr>
      <w:r w:rsidRPr="00A90868">
        <w:rPr>
          <w:rFonts w:ascii="宋体" w:eastAsia="宋体" w:hAnsi="宋体" w:cs="宋体"/>
          <w:sz w:val="24"/>
          <w:szCs w:val="24"/>
          <w:lang w:eastAsia="zh-CN"/>
        </w:rPr>
        <w:t>提供高效的数字孪生工具和数据管理平台，显著降低工程运维与系统管理复杂度，提升工作效率。</w:t>
      </w:r>
    </w:p>
    <w:p w14:paraId="1099EA03" w14:textId="77777777" w:rsidR="00D24083" w:rsidRPr="00D23432" w:rsidRDefault="00000000" w:rsidP="00D23432">
      <w:pPr>
        <w:pStyle w:val="1"/>
        <w:keepNext w:val="0"/>
        <w:keepLines w:val="0"/>
        <w:widowControl w:val="0"/>
        <w:spacing w:before="100" w:beforeAutospacing="1" w:after="100" w:afterAutospacing="1" w:line="360" w:lineRule="auto"/>
        <w:ind w:left="723" w:hangingChars="200" w:hanging="723"/>
        <w:contextualSpacing/>
        <w:jc w:val="both"/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</w:pPr>
      <w:r w:rsidRPr="00D23432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 xml:space="preserve">2. </w:t>
      </w:r>
      <w:r w:rsidRPr="00D23432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>术语与缩略语</w:t>
      </w:r>
    </w:p>
    <w:p w14:paraId="646AC76E" w14:textId="77777777" w:rsidR="002E7511" w:rsidRDefault="00000000" w:rsidP="00A90868">
      <w:pPr>
        <w:pStyle w:val="ae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 xml:space="preserve">DFS - Data Fusion Services </w:t>
      </w: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数据融合服务</w:t>
      </w:r>
    </w:p>
    <w:p w14:paraId="77FAEC8F" w14:textId="77777777" w:rsidR="002E7511" w:rsidRDefault="00000000" w:rsidP="00A90868">
      <w:pPr>
        <w:pStyle w:val="ae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 xml:space="preserve">XR - </w:t>
      </w: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扩展现实（</w:t>
      </w: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Extended Reality</w:t>
      </w: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）</w:t>
      </w:r>
    </w:p>
    <w:p w14:paraId="3E1321E1" w14:textId="77777777" w:rsidR="002E7511" w:rsidRDefault="00000000" w:rsidP="00A90868">
      <w:pPr>
        <w:pStyle w:val="ae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 xml:space="preserve">PLM - </w:t>
      </w: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产品生命周期管理</w:t>
      </w:r>
    </w:p>
    <w:p w14:paraId="7BB330BB" w14:textId="1BD46428" w:rsidR="00D24083" w:rsidRPr="002E7511" w:rsidRDefault="00000000" w:rsidP="00A90868">
      <w:pPr>
        <w:pStyle w:val="ae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 xml:space="preserve">MES - </w:t>
      </w: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制造执行系统</w:t>
      </w:r>
    </w:p>
    <w:p w14:paraId="67FD37BB" w14:textId="74C1FC66" w:rsidR="00D24083" w:rsidRPr="00D23432" w:rsidRDefault="006E72CD" w:rsidP="00D23432">
      <w:pPr>
        <w:pStyle w:val="1"/>
        <w:keepNext w:val="0"/>
        <w:keepLines w:val="0"/>
        <w:widowControl w:val="0"/>
        <w:spacing w:before="100" w:beforeAutospacing="1" w:after="100" w:afterAutospacing="1" w:line="360" w:lineRule="auto"/>
        <w:ind w:left="723" w:hangingChars="200" w:hanging="723"/>
        <w:contextualSpacing/>
        <w:jc w:val="both"/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</w:pPr>
      <w:r>
        <w:rPr>
          <w:rFonts w:ascii="Times New Roman" w:eastAsia="宋体" w:hAnsi="Times New Roman" w:cstheme="minorBidi" w:hint="eastAsia"/>
          <w:caps/>
          <w:color w:val="000000" w:themeColor="text1"/>
          <w:kern w:val="44"/>
          <w:sz w:val="36"/>
          <w:szCs w:val="36"/>
          <w:lang w:eastAsia="zh-CN"/>
        </w:rPr>
        <w:t>3</w:t>
      </w:r>
      <w:r w:rsidRPr="00D23432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 xml:space="preserve">. </w:t>
      </w:r>
      <w:r w:rsidRPr="00D23432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>功能需求</w:t>
      </w:r>
    </w:p>
    <w:p w14:paraId="5884A8DC" w14:textId="0E350633" w:rsidR="003E472C" w:rsidRDefault="006E72CD" w:rsidP="00004142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lastRenderedPageBreak/>
        <w:t>3</w:t>
      </w:r>
      <w:r w:rsidR="003E472C" w:rsidRPr="005A6084">
        <w:rPr>
          <w:rFonts w:ascii="Times New Roman" w:eastAsia="宋体" w:hAnsi="Times New Roman"/>
          <w:color w:val="000000" w:themeColor="text1"/>
          <w:sz w:val="32"/>
          <w:szCs w:val="32"/>
        </w:rPr>
        <w:t xml:space="preserve">.1 FactVerse Designer </w:t>
      </w:r>
      <w:r w:rsidR="003E472C" w:rsidRPr="005A6084">
        <w:rPr>
          <w:rFonts w:ascii="Times New Roman" w:eastAsia="宋体" w:hAnsi="Times New Roman"/>
          <w:color w:val="000000" w:themeColor="text1"/>
          <w:sz w:val="32"/>
          <w:szCs w:val="32"/>
        </w:rPr>
        <w:t>功能</w:t>
      </w:r>
    </w:p>
    <w:tbl>
      <w:tblPr>
        <w:tblStyle w:val="1-12"/>
        <w:tblW w:w="10002" w:type="dxa"/>
        <w:jc w:val="center"/>
        <w:tblLook w:val="04A0" w:firstRow="1" w:lastRow="0" w:firstColumn="1" w:lastColumn="0" w:noHBand="0" w:noVBand="1"/>
      </w:tblPr>
      <w:tblGrid>
        <w:gridCol w:w="2127"/>
        <w:gridCol w:w="2214"/>
        <w:gridCol w:w="2049"/>
        <w:gridCol w:w="2000"/>
        <w:gridCol w:w="1612"/>
      </w:tblGrid>
      <w:tr w:rsidR="004A5FF3" w:rsidRPr="006E72CD" w14:paraId="772D5D24" w14:textId="77777777" w:rsidTr="004A5F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DBE5F1" w:themeFill="accent1" w:themeFillTint="33"/>
          </w:tcPr>
          <w:p w14:paraId="31FC5E6B" w14:textId="77777777" w:rsidR="004A5FF3" w:rsidRPr="006E72CD" w:rsidRDefault="004A5FF3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功能名称</w:t>
            </w:r>
          </w:p>
        </w:tc>
        <w:tc>
          <w:tcPr>
            <w:tcW w:w="2214" w:type="dxa"/>
            <w:shd w:val="clear" w:color="auto" w:fill="DBE5F1" w:themeFill="accent1" w:themeFillTint="33"/>
          </w:tcPr>
          <w:p w14:paraId="39BF0A82" w14:textId="77777777" w:rsidR="004A5FF3" w:rsidRPr="006E72CD" w:rsidRDefault="004A5FF3" w:rsidP="00BF18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功能描述</w:t>
            </w:r>
          </w:p>
        </w:tc>
        <w:tc>
          <w:tcPr>
            <w:tcW w:w="2049" w:type="dxa"/>
            <w:shd w:val="clear" w:color="auto" w:fill="DBE5F1" w:themeFill="accent1" w:themeFillTint="33"/>
          </w:tcPr>
          <w:p w14:paraId="7102FCAF" w14:textId="77777777" w:rsidR="004A5FF3" w:rsidRPr="006E72CD" w:rsidRDefault="004A5FF3" w:rsidP="00BF18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输入项</w:t>
            </w:r>
          </w:p>
        </w:tc>
        <w:tc>
          <w:tcPr>
            <w:tcW w:w="2000" w:type="dxa"/>
            <w:shd w:val="clear" w:color="auto" w:fill="DBE5F1" w:themeFill="accent1" w:themeFillTint="33"/>
          </w:tcPr>
          <w:p w14:paraId="1AA4AF27" w14:textId="77777777" w:rsidR="004A5FF3" w:rsidRPr="006E72CD" w:rsidRDefault="004A5FF3" w:rsidP="00BF18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输出项</w:t>
            </w:r>
          </w:p>
        </w:tc>
        <w:tc>
          <w:tcPr>
            <w:tcW w:w="1612" w:type="dxa"/>
            <w:shd w:val="clear" w:color="auto" w:fill="DBE5F1" w:themeFill="accent1" w:themeFillTint="33"/>
          </w:tcPr>
          <w:p w14:paraId="42A2B603" w14:textId="77777777" w:rsidR="004A5FF3" w:rsidRPr="006E72CD" w:rsidRDefault="004A5FF3" w:rsidP="00BF18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关联角色</w:t>
            </w:r>
          </w:p>
        </w:tc>
      </w:tr>
      <w:tr w:rsidR="004A5FF3" w:rsidRPr="006E72CD" w14:paraId="25F6299E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B651C03" w14:textId="77777777" w:rsidR="004A5FF3" w:rsidRPr="006E72CD" w:rsidRDefault="004A5FF3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数字孪生布局设计</w:t>
            </w:r>
          </w:p>
        </w:tc>
        <w:tc>
          <w:tcPr>
            <w:tcW w:w="2214" w:type="dxa"/>
          </w:tcPr>
          <w:p w14:paraId="10F05CAF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拖拽导入设备模型，快速编辑场景布局</w:t>
            </w:r>
          </w:p>
        </w:tc>
        <w:tc>
          <w:tcPr>
            <w:tcW w:w="2049" w:type="dxa"/>
          </w:tcPr>
          <w:p w14:paraId="702064E3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设备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3D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模型、场景参数</w:t>
            </w:r>
          </w:p>
        </w:tc>
        <w:tc>
          <w:tcPr>
            <w:tcW w:w="2000" w:type="dxa"/>
          </w:tcPr>
          <w:p w14:paraId="25CB44F7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数字孪生场景</w:t>
            </w:r>
          </w:p>
        </w:tc>
        <w:tc>
          <w:tcPr>
            <w:tcW w:w="1612" w:type="dxa"/>
          </w:tcPr>
          <w:p w14:paraId="5731A0E4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数据工程师</w:t>
            </w:r>
          </w:p>
        </w:tc>
      </w:tr>
      <w:tr w:rsidR="004A5FF3" w:rsidRPr="006E72CD" w14:paraId="46632EDA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1585B38" w14:textId="77777777" w:rsidR="004A5FF3" w:rsidRPr="006E72CD" w:rsidRDefault="004A5FF3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行为树设计</w:t>
            </w:r>
          </w:p>
        </w:tc>
        <w:tc>
          <w:tcPr>
            <w:tcW w:w="2214" w:type="dxa"/>
          </w:tcPr>
          <w:p w14:paraId="35B034E8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可视化定义设备和流程逻辑</w:t>
            </w:r>
          </w:p>
        </w:tc>
        <w:tc>
          <w:tcPr>
            <w:tcW w:w="2049" w:type="dxa"/>
          </w:tcPr>
          <w:p w14:paraId="43EA7FA6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设备运行逻辑条件</w:t>
            </w:r>
          </w:p>
        </w:tc>
        <w:tc>
          <w:tcPr>
            <w:tcW w:w="2000" w:type="dxa"/>
          </w:tcPr>
          <w:p w14:paraId="162FE0AB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行为树模型</w:t>
            </w:r>
          </w:p>
        </w:tc>
        <w:tc>
          <w:tcPr>
            <w:tcW w:w="1612" w:type="dxa"/>
          </w:tcPr>
          <w:p w14:paraId="0E35F0CA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数据工程师</w:t>
            </w:r>
          </w:p>
        </w:tc>
      </w:tr>
      <w:tr w:rsidR="004A5FF3" w:rsidRPr="006E72CD" w14:paraId="5264E69C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CFF24DD" w14:textId="77777777" w:rsidR="004A5FF3" w:rsidRPr="006E72CD" w:rsidRDefault="004A5FF3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数据绑定与实时映射</w:t>
            </w:r>
          </w:p>
        </w:tc>
        <w:tc>
          <w:tcPr>
            <w:tcW w:w="2214" w:type="dxa"/>
          </w:tcPr>
          <w:p w14:paraId="3335F81F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实时映射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MES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、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PLC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等多源数据</w:t>
            </w:r>
          </w:p>
        </w:tc>
        <w:tc>
          <w:tcPr>
            <w:tcW w:w="2049" w:type="dxa"/>
          </w:tcPr>
          <w:p w14:paraId="387C7BD4" w14:textId="59BF256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数据流</w:t>
            </w:r>
          </w:p>
        </w:tc>
        <w:tc>
          <w:tcPr>
            <w:tcW w:w="2000" w:type="dxa"/>
          </w:tcPr>
          <w:p w14:paraId="1AA74132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实时设备状态展示</w:t>
            </w:r>
          </w:p>
        </w:tc>
        <w:tc>
          <w:tcPr>
            <w:tcW w:w="1612" w:type="dxa"/>
          </w:tcPr>
          <w:p w14:paraId="5894754D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数据工程师</w:t>
            </w:r>
          </w:p>
        </w:tc>
      </w:tr>
      <w:tr w:rsidR="004A5FF3" w:rsidRPr="006E72CD" w14:paraId="68E00696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1C3B190" w14:textId="77777777" w:rsidR="004A5FF3" w:rsidRPr="006E72CD" w:rsidRDefault="004A5FF3" w:rsidP="00BF18C3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行业内容扩展包（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DLC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214" w:type="dxa"/>
          </w:tcPr>
          <w:p w14:paraId="6B7FB887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提供行业标准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3D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模型和模板</w:t>
            </w:r>
          </w:p>
        </w:tc>
        <w:tc>
          <w:tcPr>
            <w:tcW w:w="2049" w:type="dxa"/>
          </w:tcPr>
          <w:p w14:paraId="1DD6FD5E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行业标准定义</w:t>
            </w:r>
          </w:p>
        </w:tc>
        <w:tc>
          <w:tcPr>
            <w:tcW w:w="2000" w:type="dxa"/>
          </w:tcPr>
          <w:p w14:paraId="5BC2CF65" w14:textId="2312F123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模型</w:t>
            </w:r>
            <w:r w:rsidR="00C86775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、模板、行为树、孪生场景</w:t>
            </w:r>
          </w:p>
        </w:tc>
        <w:tc>
          <w:tcPr>
            <w:tcW w:w="1612" w:type="dxa"/>
          </w:tcPr>
          <w:p w14:paraId="6E91C283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数据工程师</w:t>
            </w:r>
          </w:p>
        </w:tc>
      </w:tr>
    </w:tbl>
    <w:p w14:paraId="744EE7EB" w14:textId="006A1CF7" w:rsidR="003E472C" w:rsidRPr="0041085D" w:rsidRDefault="003E472C" w:rsidP="0041085D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数字</w:t>
      </w:r>
      <w:r w:rsidRPr="0041085D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孪生布局设计</w:t>
      </w:r>
      <w:r w:rsidRP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：通过拖拽方式导入设备模型、生产流程等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3D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资源，快速创建和编辑虚拟场景布局。</w:t>
      </w:r>
    </w:p>
    <w:p w14:paraId="12242712" w14:textId="75CEB5FF" w:rsidR="003E472C" w:rsidRPr="0041085D" w:rsidRDefault="003E472C" w:rsidP="0041085D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行为树设计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：提供直观的行为树设计界面，通过节点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+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条件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/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动作形式定义设备和流程逻辑。</w:t>
      </w:r>
    </w:p>
    <w:p w14:paraId="0FFBAB65" w14:textId="23E4001E" w:rsidR="003E472C" w:rsidRPr="0041085D" w:rsidRDefault="003E472C" w:rsidP="0041085D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数据绑定与实时映射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：借助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DFS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实时绑定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MES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PLC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等多源数据与数字孪生实体，实现操作状态实时展示。</w:t>
      </w:r>
    </w:p>
    <w:p w14:paraId="44EAEA9A" w14:textId="38D76C81" w:rsidR="003E472C" w:rsidRPr="0041085D" w:rsidRDefault="003E472C" w:rsidP="0041085D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行业内容扩展包（</w:t>
      </w: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DLC</w:t>
      </w: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）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：提供特定行业（如工厂、园区、数据中心）的标准化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3D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模型、行为模板和孪生场景示例。</w:t>
      </w:r>
    </w:p>
    <w:p w14:paraId="0336F688" w14:textId="71454FD4" w:rsidR="003E472C" w:rsidRDefault="006E72CD" w:rsidP="00004142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>3</w:t>
      </w:r>
      <w:r w:rsidR="003E472C" w:rsidRPr="005A6084">
        <w:rPr>
          <w:rFonts w:ascii="Times New Roman" w:eastAsia="宋体" w:hAnsi="Times New Roman"/>
          <w:color w:val="000000" w:themeColor="text1"/>
          <w:sz w:val="32"/>
          <w:szCs w:val="32"/>
        </w:rPr>
        <w:t xml:space="preserve">.2 Data Fusion Services (DFS) </w:t>
      </w:r>
      <w:r w:rsidR="003E472C" w:rsidRPr="005A6084">
        <w:rPr>
          <w:rFonts w:ascii="Times New Roman" w:eastAsia="宋体" w:hAnsi="Times New Roman"/>
          <w:color w:val="000000" w:themeColor="text1"/>
          <w:sz w:val="32"/>
          <w:szCs w:val="32"/>
        </w:rPr>
        <w:t>功能</w:t>
      </w:r>
    </w:p>
    <w:tbl>
      <w:tblPr>
        <w:tblStyle w:val="1-12"/>
        <w:tblW w:w="9765" w:type="dxa"/>
        <w:jc w:val="center"/>
        <w:tblLook w:val="04A0" w:firstRow="1" w:lastRow="0" w:firstColumn="1" w:lastColumn="0" w:noHBand="0" w:noVBand="1"/>
      </w:tblPr>
      <w:tblGrid>
        <w:gridCol w:w="2266"/>
        <w:gridCol w:w="2184"/>
        <w:gridCol w:w="2071"/>
        <w:gridCol w:w="1631"/>
        <w:gridCol w:w="1613"/>
      </w:tblGrid>
      <w:tr w:rsidR="006E72CD" w:rsidRPr="006E72CD" w14:paraId="2E9EDB41" w14:textId="77777777" w:rsidTr="004A5F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shd w:val="clear" w:color="auto" w:fill="DBE5F1" w:themeFill="accent1" w:themeFillTint="33"/>
          </w:tcPr>
          <w:p w14:paraId="3F2197CA" w14:textId="77777777" w:rsidR="006E72CD" w:rsidRPr="006E72CD" w:rsidRDefault="006E72CD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功能名称</w:t>
            </w:r>
          </w:p>
        </w:tc>
        <w:tc>
          <w:tcPr>
            <w:tcW w:w="2184" w:type="dxa"/>
            <w:shd w:val="clear" w:color="auto" w:fill="DBE5F1" w:themeFill="accent1" w:themeFillTint="33"/>
          </w:tcPr>
          <w:p w14:paraId="06C8EC4A" w14:textId="77777777" w:rsidR="006E72CD" w:rsidRPr="006E72CD" w:rsidRDefault="006E72CD" w:rsidP="00BF18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功能描述</w:t>
            </w:r>
          </w:p>
        </w:tc>
        <w:tc>
          <w:tcPr>
            <w:tcW w:w="2071" w:type="dxa"/>
            <w:shd w:val="clear" w:color="auto" w:fill="DBE5F1" w:themeFill="accent1" w:themeFillTint="33"/>
          </w:tcPr>
          <w:p w14:paraId="651D866E" w14:textId="77777777" w:rsidR="006E72CD" w:rsidRPr="006E72CD" w:rsidRDefault="006E72CD" w:rsidP="00BF18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输入项</w:t>
            </w:r>
          </w:p>
        </w:tc>
        <w:tc>
          <w:tcPr>
            <w:tcW w:w="1631" w:type="dxa"/>
            <w:shd w:val="clear" w:color="auto" w:fill="DBE5F1" w:themeFill="accent1" w:themeFillTint="33"/>
          </w:tcPr>
          <w:p w14:paraId="38BB28F7" w14:textId="77777777" w:rsidR="006E72CD" w:rsidRPr="006E72CD" w:rsidRDefault="006E72CD" w:rsidP="00BF18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输出项</w:t>
            </w:r>
          </w:p>
        </w:tc>
        <w:tc>
          <w:tcPr>
            <w:tcW w:w="1613" w:type="dxa"/>
            <w:shd w:val="clear" w:color="auto" w:fill="DBE5F1" w:themeFill="accent1" w:themeFillTint="33"/>
          </w:tcPr>
          <w:p w14:paraId="71D90B99" w14:textId="77777777" w:rsidR="006E72CD" w:rsidRPr="006E72CD" w:rsidRDefault="006E72CD" w:rsidP="00BF18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关联角色</w:t>
            </w:r>
          </w:p>
        </w:tc>
      </w:tr>
      <w:tr w:rsidR="006E72CD" w:rsidRPr="006E72CD" w14:paraId="751450F4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1009F126" w14:textId="77777777" w:rsidR="006E72CD" w:rsidRPr="006E72CD" w:rsidRDefault="006E72CD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工业数据接入</w:t>
            </w:r>
          </w:p>
        </w:tc>
        <w:tc>
          <w:tcPr>
            <w:tcW w:w="2184" w:type="dxa"/>
          </w:tcPr>
          <w:p w14:paraId="6874FDF8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集成各种工业通信协议</w:t>
            </w:r>
          </w:p>
        </w:tc>
        <w:tc>
          <w:tcPr>
            <w:tcW w:w="2071" w:type="dxa"/>
          </w:tcPr>
          <w:p w14:paraId="6B3FF1A7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工业协议数据（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MQTT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等）</w:t>
            </w:r>
          </w:p>
        </w:tc>
        <w:tc>
          <w:tcPr>
            <w:tcW w:w="1631" w:type="dxa"/>
          </w:tcPr>
          <w:p w14:paraId="0F26765A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统一数据入口</w:t>
            </w:r>
          </w:p>
        </w:tc>
        <w:tc>
          <w:tcPr>
            <w:tcW w:w="1613" w:type="dxa"/>
          </w:tcPr>
          <w:p w14:paraId="2C4F30EA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数据工程师</w:t>
            </w:r>
          </w:p>
        </w:tc>
      </w:tr>
      <w:tr w:rsidR="006E72CD" w:rsidRPr="006E72CD" w14:paraId="69018469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727A7CD5" w14:textId="77777777" w:rsidR="006E72CD" w:rsidRPr="006E72CD" w:rsidRDefault="006E72CD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数据映射与时空统一</w:t>
            </w:r>
          </w:p>
        </w:tc>
        <w:tc>
          <w:tcPr>
            <w:tcW w:w="2184" w:type="dxa"/>
          </w:tcPr>
          <w:p w14:paraId="6013EED0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异构数据时空同步</w:t>
            </w:r>
          </w:p>
        </w:tc>
        <w:tc>
          <w:tcPr>
            <w:tcW w:w="2071" w:type="dxa"/>
          </w:tcPr>
          <w:p w14:paraId="77BD9014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各源系统数据</w:t>
            </w:r>
          </w:p>
        </w:tc>
        <w:tc>
          <w:tcPr>
            <w:tcW w:w="1631" w:type="dxa"/>
          </w:tcPr>
          <w:p w14:paraId="3E4D4C65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一致时空数据</w:t>
            </w:r>
          </w:p>
        </w:tc>
        <w:tc>
          <w:tcPr>
            <w:tcW w:w="1613" w:type="dxa"/>
          </w:tcPr>
          <w:p w14:paraId="4D7A5451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数据工程师</w:t>
            </w:r>
          </w:p>
        </w:tc>
      </w:tr>
      <w:tr w:rsidR="006E72CD" w:rsidRPr="006E72CD" w14:paraId="3156669B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41BB9EAC" w14:textId="77777777" w:rsidR="006E72CD" w:rsidRPr="006E72CD" w:rsidRDefault="006E72CD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数据清洗</w:t>
            </w:r>
          </w:p>
        </w:tc>
        <w:tc>
          <w:tcPr>
            <w:tcW w:w="2184" w:type="dxa"/>
          </w:tcPr>
          <w:p w14:paraId="55C30A85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异常数据识别及处理</w:t>
            </w:r>
          </w:p>
        </w:tc>
        <w:tc>
          <w:tcPr>
            <w:tcW w:w="2071" w:type="dxa"/>
          </w:tcPr>
          <w:p w14:paraId="36776895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原始数据流</w:t>
            </w:r>
          </w:p>
        </w:tc>
        <w:tc>
          <w:tcPr>
            <w:tcW w:w="1631" w:type="dxa"/>
          </w:tcPr>
          <w:p w14:paraId="1DF3F4EC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清洗后的高质量数据</w:t>
            </w:r>
          </w:p>
        </w:tc>
        <w:tc>
          <w:tcPr>
            <w:tcW w:w="1613" w:type="dxa"/>
          </w:tcPr>
          <w:p w14:paraId="4B26FA1F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数据工程师</w:t>
            </w:r>
          </w:p>
        </w:tc>
      </w:tr>
      <w:tr w:rsidR="006E72CD" w:rsidRPr="006E72CD" w14:paraId="7BDE7D52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71D122E8" w14:textId="77777777" w:rsidR="006E72CD" w:rsidRPr="006E72CD" w:rsidRDefault="006E72CD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数据计算与分析</w:t>
            </w:r>
          </w:p>
        </w:tc>
        <w:tc>
          <w:tcPr>
            <w:tcW w:w="2184" w:type="dxa"/>
          </w:tcPr>
          <w:p w14:paraId="7F350B4C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复杂数据分析与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AI</w:t>
            </w: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模型支持</w:t>
            </w:r>
          </w:p>
        </w:tc>
        <w:tc>
          <w:tcPr>
            <w:tcW w:w="2071" w:type="dxa"/>
          </w:tcPr>
          <w:p w14:paraId="30FF6DE7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业务需求数据</w:t>
            </w:r>
          </w:p>
        </w:tc>
        <w:tc>
          <w:tcPr>
            <w:tcW w:w="1631" w:type="dxa"/>
          </w:tcPr>
          <w:p w14:paraId="5228042B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分析结果与标签数据</w:t>
            </w:r>
          </w:p>
        </w:tc>
        <w:tc>
          <w:tcPr>
            <w:tcW w:w="1613" w:type="dxa"/>
          </w:tcPr>
          <w:p w14:paraId="58317190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业务分析师</w:t>
            </w:r>
          </w:p>
        </w:tc>
      </w:tr>
      <w:tr w:rsidR="006E72CD" w:rsidRPr="006E72CD" w14:paraId="614A96FB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7B820865" w14:textId="77777777" w:rsidR="006E72CD" w:rsidRPr="006E72CD" w:rsidRDefault="006E72CD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数据集市管理</w:t>
            </w:r>
          </w:p>
        </w:tc>
        <w:tc>
          <w:tcPr>
            <w:tcW w:w="2184" w:type="dxa"/>
          </w:tcPr>
          <w:p w14:paraId="4689111D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数据分类存储和管理</w:t>
            </w:r>
          </w:p>
        </w:tc>
        <w:tc>
          <w:tcPr>
            <w:tcW w:w="2071" w:type="dxa"/>
          </w:tcPr>
          <w:p w14:paraId="13625A48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各类处理后数据</w:t>
            </w:r>
          </w:p>
        </w:tc>
        <w:tc>
          <w:tcPr>
            <w:tcW w:w="1631" w:type="dxa"/>
          </w:tcPr>
          <w:p w14:paraId="3F2E4057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结构化数据存储</w:t>
            </w:r>
          </w:p>
        </w:tc>
        <w:tc>
          <w:tcPr>
            <w:tcW w:w="1613" w:type="dxa"/>
          </w:tcPr>
          <w:p w14:paraId="4D76CAB0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数据工程师</w:t>
            </w:r>
          </w:p>
        </w:tc>
      </w:tr>
      <w:tr w:rsidR="006E72CD" w:rsidRPr="006E72CD" w14:paraId="2CEEEB9C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14:paraId="59494E1E" w14:textId="77777777" w:rsidR="006E72CD" w:rsidRPr="006E72CD" w:rsidRDefault="006E72CD" w:rsidP="00BF18C3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lastRenderedPageBreak/>
              <w:t>数据可视化与业务监控</w:t>
            </w:r>
          </w:p>
        </w:tc>
        <w:tc>
          <w:tcPr>
            <w:tcW w:w="2184" w:type="dxa"/>
          </w:tcPr>
          <w:p w14:paraId="6C46B182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实时业务数据展示与监控</w:t>
            </w:r>
          </w:p>
        </w:tc>
        <w:tc>
          <w:tcPr>
            <w:tcW w:w="2071" w:type="dxa"/>
          </w:tcPr>
          <w:p w14:paraId="6F14B58B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实时业务数据</w:t>
            </w:r>
          </w:p>
        </w:tc>
        <w:tc>
          <w:tcPr>
            <w:tcW w:w="1631" w:type="dxa"/>
          </w:tcPr>
          <w:p w14:paraId="0885964D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可视化界面和预警信息</w:t>
            </w:r>
          </w:p>
        </w:tc>
        <w:tc>
          <w:tcPr>
            <w:tcW w:w="1613" w:type="dxa"/>
          </w:tcPr>
          <w:p w14:paraId="47FF6C6A" w14:textId="77777777" w:rsidR="006E72CD" w:rsidRPr="006E72CD" w:rsidRDefault="006E72CD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业务分析师</w:t>
            </w:r>
          </w:p>
        </w:tc>
      </w:tr>
    </w:tbl>
    <w:p w14:paraId="6E9C780D" w14:textId="14627A8A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工业数据接入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：支持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RS485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MQTT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HTTP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Modbus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OPC UA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协议，与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MES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PLM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WMS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SCADA</w:t>
      </w:r>
      <w:r w:rsidR="005A6084" w:rsidRPr="00E075BC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 xml:space="preserve"> 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系统对接，实现数据统一接入。</w:t>
      </w:r>
    </w:p>
    <w:p w14:paraId="03B670DB" w14:textId="3F03EFD1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数据映射与时空统一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：确保异构数据的时空一致性，与数字孪生体建立实时映射关系。</w:t>
      </w:r>
    </w:p>
    <w:p w14:paraId="09143BC8" w14:textId="3B77B2FF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数据清洗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：识别并处理异常数据，提取业务关键数据，提升数据质量。</w:t>
      </w:r>
    </w:p>
    <w:p w14:paraId="6846204D" w14:textId="7A1AB17B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数据计算与分析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：支持复杂的数据治理策略与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AI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模型分析，提供数据分类和标签化管理功能。</w:t>
      </w:r>
    </w:p>
    <w:p w14:paraId="65521019" w14:textId="6D17BB82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数据集市管理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：结构化存储原始和处理后的数据，支持数据标签分类、检索与输出，供给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BI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、机器学习和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AI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平台使用。</w:t>
      </w:r>
    </w:p>
    <w:p w14:paraId="18407F07" w14:textId="428165EF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数据可视化与业务监控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：实时数据可视化展示、预警设置与业务监控。</w:t>
      </w:r>
    </w:p>
    <w:p w14:paraId="7D55F140" w14:textId="2B12B0FE" w:rsidR="003E472C" w:rsidRDefault="006E72CD" w:rsidP="00004142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>3</w:t>
      </w:r>
      <w:r w:rsidR="003E472C" w:rsidRPr="00004142">
        <w:rPr>
          <w:rFonts w:ascii="Times New Roman" w:eastAsia="宋体" w:hAnsi="Times New Roman"/>
          <w:color w:val="000000" w:themeColor="text1"/>
          <w:sz w:val="32"/>
          <w:szCs w:val="32"/>
        </w:rPr>
        <w:t xml:space="preserve">.3 FactVerse </w:t>
      </w:r>
      <w:r w:rsidR="003E472C" w:rsidRPr="00004142">
        <w:rPr>
          <w:rFonts w:ascii="Times New Roman" w:eastAsia="宋体" w:hAnsi="Times New Roman"/>
          <w:color w:val="000000" w:themeColor="text1"/>
          <w:sz w:val="32"/>
          <w:szCs w:val="32"/>
        </w:rPr>
        <w:t>平台服务端功能</w:t>
      </w:r>
    </w:p>
    <w:tbl>
      <w:tblPr>
        <w:tblStyle w:val="1-12"/>
        <w:tblW w:w="9948" w:type="dxa"/>
        <w:jc w:val="center"/>
        <w:tblLook w:val="04A0" w:firstRow="1" w:lastRow="0" w:firstColumn="1" w:lastColumn="0" w:noHBand="0" w:noVBand="1"/>
      </w:tblPr>
      <w:tblGrid>
        <w:gridCol w:w="2217"/>
        <w:gridCol w:w="2052"/>
        <w:gridCol w:w="1968"/>
        <w:gridCol w:w="1793"/>
        <w:gridCol w:w="1918"/>
      </w:tblGrid>
      <w:tr w:rsidR="004A5FF3" w:rsidRPr="006E72CD" w14:paraId="13538E19" w14:textId="77777777" w:rsidTr="004A5F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7" w:type="dxa"/>
            <w:shd w:val="clear" w:color="auto" w:fill="DBE5F1" w:themeFill="accent1" w:themeFillTint="33"/>
          </w:tcPr>
          <w:p w14:paraId="0D32122E" w14:textId="77777777" w:rsidR="004A5FF3" w:rsidRPr="006E72CD" w:rsidRDefault="004A5FF3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功能名称</w:t>
            </w:r>
          </w:p>
        </w:tc>
        <w:tc>
          <w:tcPr>
            <w:tcW w:w="2052" w:type="dxa"/>
            <w:shd w:val="clear" w:color="auto" w:fill="DBE5F1" w:themeFill="accent1" w:themeFillTint="33"/>
          </w:tcPr>
          <w:p w14:paraId="54F017BC" w14:textId="77777777" w:rsidR="004A5FF3" w:rsidRPr="006E72CD" w:rsidRDefault="004A5FF3" w:rsidP="00BF18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功能描述</w:t>
            </w:r>
          </w:p>
        </w:tc>
        <w:tc>
          <w:tcPr>
            <w:tcW w:w="1968" w:type="dxa"/>
            <w:shd w:val="clear" w:color="auto" w:fill="DBE5F1" w:themeFill="accent1" w:themeFillTint="33"/>
          </w:tcPr>
          <w:p w14:paraId="19CB5F27" w14:textId="77777777" w:rsidR="004A5FF3" w:rsidRPr="006E72CD" w:rsidRDefault="004A5FF3" w:rsidP="00BF18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输入项</w:t>
            </w:r>
          </w:p>
        </w:tc>
        <w:tc>
          <w:tcPr>
            <w:tcW w:w="1793" w:type="dxa"/>
            <w:shd w:val="clear" w:color="auto" w:fill="DBE5F1" w:themeFill="accent1" w:themeFillTint="33"/>
          </w:tcPr>
          <w:p w14:paraId="2A0E20DA" w14:textId="77777777" w:rsidR="004A5FF3" w:rsidRPr="006E72CD" w:rsidRDefault="004A5FF3" w:rsidP="00BF18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输出项</w:t>
            </w:r>
          </w:p>
        </w:tc>
        <w:tc>
          <w:tcPr>
            <w:tcW w:w="1918" w:type="dxa"/>
            <w:shd w:val="clear" w:color="auto" w:fill="DBE5F1" w:themeFill="accent1" w:themeFillTint="33"/>
          </w:tcPr>
          <w:p w14:paraId="0E9F60DC" w14:textId="77777777" w:rsidR="004A5FF3" w:rsidRPr="006E72CD" w:rsidRDefault="004A5FF3" w:rsidP="00BF18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关联角色</w:t>
            </w:r>
          </w:p>
        </w:tc>
      </w:tr>
      <w:tr w:rsidR="004A5FF3" w:rsidRPr="006E72CD" w14:paraId="50BCB03D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7" w:type="dxa"/>
          </w:tcPr>
          <w:p w14:paraId="31583206" w14:textId="77777777" w:rsidR="004A5FF3" w:rsidRPr="006E72CD" w:rsidRDefault="004A5FF3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用户登录与安全验证</w:t>
            </w:r>
          </w:p>
        </w:tc>
        <w:tc>
          <w:tcPr>
            <w:tcW w:w="2052" w:type="dxa"/>
          </w:tcPr>
          <w:p w14:paraId="1F83EBE5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多种安全登录方式</w:t>
            </w:r>
          </w:p>
        </w:tc>
        <w:tc>
          <w:tcPr>
            <w:tcW w:w="1968" w:type="dxa"/>
          </w:tcPr>
          <w:p w14:paraId="22FD7042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用户认证信息</w:t>
            </w:r>
          </w:p>
        </w:tc>
        <w:tc>
          <w:tcPr>
            <w:tcW w:w="1793" w:type="dxa"/>
          </w:tcPr>
          <w:p w14:paraId="6FC85310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安全认证通过</w:t>
            </w:r>
          </w:p>
        </w:tc>
        <w:tc>
          <w:tcPr>
            <w:tcW w:w="1918" w:type="dxa"/>
          </w:tcPr>
          <w:p w14:paraId="4F036814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所有用户</w:t>
            </w:r>
          </w:p>
        </w:tc>
      </w:tr>
      <w:tr w:rsidR="004A5FF3" w:rsidRPr="006E72CD" w14:paraId="2C4A14E1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7" w:type="dxa"/>
          </w:tcPr>
          <w:p w14:paraId="3A9487FD" w14:textId="77777777" w:rsidR="004A5FF3" w:rsidRPr="006E72CD" w:rsidRDefault="004A5FF3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用户界面与导航</w:t>
            </w:r>
          </w:p>
        </w:tc>
        <w:tc>
          <w:tcPr>
            <w:tcW w:w="2052" w:type="dxa"/>
          </w:tcPr>
          <w:p w14:paraId="6F31C229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直观界面与快速导航</w:t>
            </w:r>
          </w:p>
        </w:tc>
        <w:tc>
          <w:tcPr>
            <w:tcW w:w="1968" w:type="dxa"/>
          </w:tcPr>
          <w:p w14:paraId="62F28326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用户操作指令</w:t>
            </w:r>
          </w:p>
        </w:tc>
        <w:tc>
          <w:tcPr>
            <w:tcW w:w="1793" w:type="dxa"/>
          </w:tcPr>
          <w:p w14:paraId="0C9E2425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响应用户操作</w:t>
            </w:r>
          </w:p>
        </w:tc>
        <w:tc>
          <w:tcPr>
            <w:tcW w:w="1918" w:type="dxa"/>
          </w:tcPr>
          <w:p w14:paraId="2D2CD73D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所有用户</w:t>
            </w:r>
          </w:p>
        </w:tc>
      </w:tr>
      <w:tr w:rsidR="004A5FF3" w:rsidRPr="006E72CD" w14:paraId="42C71E8B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7" w:type="dxa"/>
          </w:tcPr>
          <w:p w14:paraId="46566DE3" w14:textId="77777777" w:rsidR="004A5FF3" w:rsidRPr="006E72CD" w:rsidRDefault="004A5FF3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数字资产管理</w:t>
            </w:r>
          </w:p>
        </w:tc>
        <w:tc>
          <w:tcPr>
            <w:tcW w:w="2052" w:type="dxa"/>
          </w:tcPr>
          <w:p w14:paraId="7CC27D72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资源库、数字孪生库管理</w:t>
            </w:r>
          </w:p>
        </w:tc>
        <w:tc>
          <w:tcPr>
            <w:tcW w:w="1968" w:type="dxa"/>
          </w:tcPr>
          <w:p w14:paraId="4C537267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上传数字资源</w:t>
            </w:r>
          </w:p>
        </w:tc>
        <w:tc>
          <w:tcPr>
            <w:tcW w:w="1793" w:type="dxa"/>
          </w:tcPr>
          <w:p w14:paraId="3858BA27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管理后的资源库</w:t>
            </w:r>
          </w:p>
        </w:tc>
        <w:tc>
          <w:tcPr>
            <w:tcW w:w="1918" w:type="dxa"/>
          </w:tcPr>
          <w:p w14:paraId="395D13A3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数据工程师</w:t>
            </w:r>
          </w:p>
        </w:tc>
      </w:tr>
      <w:tr w:rsidR="004A5FF3" w:rsidRPr="006E72CD" w14:paraId="0EB740E5" w14:textId="77777777" w:rsidTr="004A5F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7" w:type="dxa"/>
          </w:tcPr>
          <w:p w14:paraId="48BA6C80" w14:textId="77777777" w:rsidR="004A5FF3" w:rsidRPr="006E72CD" w:rsidRDefault="004A5FF3" w:rsidP="00BF18C3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企业管理功能</w:t>
            </w:r>
          </w:p>
        </w:tc>
        <w:tc>
          <w:tcPr>
            <w:tcW w:w="2052" w:type="dxa"/>
          </w:tcPr>
          <w:p w14:paraId="32E1380D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权限与</w:t>
            </w:r>
            <w:r w:rsidRPr="006E72CD">
              <w:rPr>
                <w:rFonts w:ascii="Times New Roman" w:eastAsia="宋体" w:hAnsi="Times New Roman"/>
                <w:sz w:val="21"/>
                <w:szCs w:val="21"/>
              </w:rPr>
              <w:t>License</w:t>
            </w:r>
            <w:r w:rsidRPr="006E72CD">
              <w:rPr>
                <w:rFonts w:ascii="Times New Roman" w:eastAsia="宋体" w:hAnsi="Times New Roman"/>
                <w:sz w:val="21"/>
                <w:szCs w:val="21"/>
              </w:rPr>
              <w:t>综合管理</w:t>
            </w:r>
          </w:p>
        </w:tc>
        <w:tc>
          <w:tcPr>
            <w:tcW w:w="1968" w:type="dxa"/>
          </w:tcPr>
          <w:p w14:paraId="0530247E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用户与系统配置需求</w:t>
            </w:r>
          </w:p>
        </w:tc>
        <w:tc>
          <w:tcPr>
            <w:tcW w:w="1793" w:type="dxa"/>
          </w:tcPr>
          <w:p w14:paraId="22F49A1E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权限配置与</w:t>
            </w:r>
            <w:r w:rsidRPr="006E72CD">
              <w:rPr>
                <w:rFonts w:ascii="Times New Roman" w:eastAsia="宋体" w:hAnsi="Times New Roman"/>
                <w:sz w:val="21"/>
                <w:szCs w:val="21"/>
              </w:rPr>
              <w:t>License</w:t>
            </w:r>
            <w:r w:rsidRPr="006E72CD">
              <w:rPr>
                <w:rFonts w:ascii="Times New Roman" w:eastAsia="宋体" w:hAnsi="Times New Roman"/>
                <w:sz w:val="21"/>
                <w:szCs w:val="21"/>
              </w:rPr>
              <w:t>分配</w:t>
            </w:r>
          </w:p>
        </w:tc>
        <w:tc>
          <w:tcPr>
            <w:tcW w:w="1918" w:type="dxa"/>
          </w:tcPr>
          <w:p w14:paraId="6C122235" w14:textId="77777777" w:rsidR="004A5FF3" w:rsidRPr="006E72CD" w:rsidRDefault="004A5FF3" w:rsidP="00BF1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1"/>
              </w:rPr>
            </w:pPr>
            <w:r w:rsidRPr="006E72CD">
              <w:rPr>
                <w:rFonts w:ascii="Times New Roman" w:eastAsia="宋体" w:hAnsi="Times New Roman"/>
                <w:sz w:val="21"/>
                <w:szCs w:val="21"/>
              </w:rPr>
              <w:t>企业管理员</w:t>
            </w:r>
          </w:p>
        </w:tc>
      </w:tr>
    </w:tbl>
    <w:p w14:paraId="35DB890C" w14:textId="77777777" w:rsidR="00004142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用户登录与安全验证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：支持常规登录、短信验证登录、微软账号登录、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SSO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单点登录，确保用户安全访问。</w:t>
      </w:r>
    </w:p>
    <w:p w14:paraId="628BFEE4" w14:textId="60A505C7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用</w:t>
      </w:r>
      <w:r w:rsidRPr="00E075BC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户界面与导航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：直观的界面设计，功能导航栏与菜单栏便于用户快速访问所需功能。</w:t>
      </w:r>
    </w:p>
    <w:p w14:paraId="2FBE6E42" w14:textId="7F9C28F6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lastRenderedPageBreak/>
        <w:t>数字资产管理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：提供目录类型管理、权限控制、资源库上传与管理、数字孪生库（模板、属性组、孪生体、行为树、场景）管理。</w:t>
      </w:r>
    </w:p>
    <w:p w14:paraId="3798B65D" w14:textId="42255E76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建筑数据管理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：支持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BIM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模型导入与场景构建、设备孪生体管理、业务逻辑关系管理，用于设施维护和运营管理。</w:t>
      </w:r>
    </w:p>
    <w:p w14:paraId="7898E633" w14:textId="2EA5AB30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设备检查与维护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：定义巡检和点检流程，创建和管理检查模板、巡检计划、点检任务与检查记录，实时监控设备状态。</w:t>
      </w:r>
    </w:p>
    <w:p w14:paraId="1CC41942" w14:textId="24A50D82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协同工作支持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：活动管理模块，支持剧本关联、活动创建与实时协作，提升团队工作效率。</w:t>
      </w:r>
    </w:p>
    <w:p w14:paraId="2A09ADA7" w14:textId="6B03E920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学习管理系统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：创建培训组、管理培训课件和题目设置、角色管理、个人和整体成绩追踪，用于员工培训与能力评估。</w:t>
      </w:r>
    </w:p>
    <w:p w14:paraId="5057ADBE" w14:textId="1013539C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工程验收与批注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：创建与管理工程验收批注任务，查看批注记录，提升工程项目管理效率。</w:t>
      </w:r>
    </w:p>
    <w:p w14:paraId="4EB13634" w14:textId="507B3933" w:rsidR="003E472C" w:rsidRPr="00E075BC" w:rsidRDefault="003E472C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企业管理功能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：用户权限与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License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管理、部门与岗位设置、标签管理、企业存储与开发配置等，确保企业级安全性和高效管理。</w:t>
      </w:r>
    </w:p>
    <w:p w14:paraId="784FF837" w14:textId="75CC2007" w:rsidR="00D24083" w:rsidRPr="00D23432" w:rsidRDefault="006E72CD" w:rsidP="00D23432">
      <w:pPr>
        <w:pStyle w:val="1"/>
        <w:keepNext w:val="0"/>
        <w:keepLines w:val="0"/>
        <w:widowControl w:val="0"/>
        <w:spacing w:before="100" w:beforeAutospacing="1" w:after="100" w:afterAutospacing="1" w:line="360" w:lineRule="auto"/>
        <w:ind w:left="723" w:hangingChars="200" w:hanging="723"/>
        <w:contextualSpacing/>
        <w:jc w:val="both"/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</w:pPr>
      <w:r>
        <w:rPr>
          <w:rFonts w:ascii="Times New Roman" w:eastAsia="宋体" w:hAnsi="Times New Roman" w:cstheme="minorBidi" w:hint="eastAsia"/>
          <w:caps/>
          <w:color w:val="000000" w:themeColor="text1"/>
          <w:kern w:val="44"/>
          <w:sz w:val="36"/>
          <w:szCs w:val="36"/>
          <w:lang w:eastAsia="zh-CN"/>
        </w:rPr>
        <w:t>4</w:t>
      </w:r>
      <w:r w:rsidRPr="00D23432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 xml:space="preserve">. </w:t>
      </w:r>
      <w:r w:rsidRPr="00D23432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>非功能需求</w:t>
      </w:r>
    </w:p>
    <w:p w14:paraId="4F755F79" w14:textId="7147E455" w:rsidR="00D23432" w:rsidRPr="00C86775" w:rsidRDefault="00C86775" w:rsidP="00A90868">
      <w:pPr>
        <w:pStyle w:val="21"/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 w:rsidRPr="00C86775"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 xml:space="preserve"> </w:t>
      </w:r>
      <w:r w:rsidR="00D23432" w:rsidRPr="00C86775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性能需求</w:t>
      </w:r>
    </w:p>
    <w:p w14:paraId="4FA0338D" w14:textId="565D1973" w:rsidR="00C20BF0" w:rsidRDefault="00724F9C" w:rsidP="00C86775">
      <w:pPr>
        <w:widowControl w:val="0"/>
        <w:spacing w:before="100" w:beforeAutospacing="1" w:after="100" w:afterAutospacing="1" w:line="360" w:lineRule="auto"/>
        <w:jc w:val="both"/>
        <w:rPr>
          <w:rFonts w:ascii="Times New Roman" w:eastAsia="宋体" w:hAnsi="Times New Roman"/>
          <w:sz w:val="24"/>
          <w:lang w:eastAsia="zh-CN"/>
        </w:rPr>
      </w:pPr>
      <w:r w:rsidRPr="00724F9C">
        <w:rPr>
          <w:rFonts w:ascii="Times New Roman" w:eastAsia="宋体" w:hAnsi="Times New Roman"/>
          <w:sz w:val="24"/>
          <w:lang w:eastAsia="zh-CN"/>
        </w:rPr>
        <w:t>为了确保系统运行的性能稳定性和安全合规，</w:t>
      </w:r>
      <w:r w:rsidRPr="00724F9C">
        <w:rPr>
          <w:rFonts w:ascii="Times New Roman" w:eastAsia="宋体" w:hAnsi="Times New Roman"/>
          <w:sz w:val="24"/>
          <w:lang w:eastAsia="zh-CN"/>
        </w:rPr>
        <w:t>FactVerse</w:t>
      </w:r>
      <w:r w:rsidRPr="00724F9C">
        <w:rPr>
          <w:rFonts w:ascii="Times New Roman" w:eastAsia="宋体" w:hAnsi="Times New Roman"/>
          <w:sz w:val="24"/>
          <w:lang w:eastAsia="zh-CN"/>
        </w:rPr>
        <w:t>平台对关键资源使用和访问做出了明确的性能限制规则。具体性能限制规则如下表所示：</w:t>
      </w:r>
    </w:p>
    <w:tbl>
      <w:tblPr>
        <w:tblStyle w:val="1-12"/>
        <w:tblW w:w="10029" w:type="dxa"/>
        <w:jc w:val="center"/>
        <w:tblLook w:val="04A0" w:firstRow="1" w:lastRow="0" w:firstColumn="1" w:lastColumn="0" w:noHBand="0" w:noVBand="1"/>
      </w:tblPr>
      <w:tblGrid>
        <w:gridCol w:w="1988"/>
        <w:gridCol w:w="5671"/>
        <w:gridCol w:w="2370"/>
      </w:tblGrid>
      <w:tr w:rsidR="00724F9C" w:rsidRPr="00C86775" w14:paraId="323F9656" w14:textId="122D6B45" w:rsidTr="00C8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shd w:val="clear" w:color="auto" w:fill="DBE5F1" w:themeFill="accent1" w:themeFillTint="33"/>
            <w:hideMark/>
          </w:tcPr>
          <w:p w14:paraId="16A159C9" w14:textId="2BAE38AE" w:rsidR="00724F9C" w:rsidRPr="00C20BF0" w:rsidRDefault="00724F9C" w:rsidP="00C20BF0">
            <w:pPr>
              <w:jc w:val="center"/>
              <w:rPr>
                <w:rFonts w:ascii="宋体" w:eastAsia="宋体" w:hAnsi="宋体" w:cs="宋体" w:hint="eastAsia"/>
                <w:sz w:val="21"/>
                <w:szCs w:val="20"/>
                <w:lang w:eastAsia="zh-CN"/>
              </w:rPr>
            </w:pPr>
            <w:r w:rsidRPr="00C86775">
              <w:rPr>
                <w:rFonts w:ascii="Times New Roman" w:eastAsia="宋体" w:hAnsi="Times New Roman" w:hint="eastAsia"/>
                <w:sz w:val="21"/>
                <w:szCs w:val="20"/>
                <w:lang w:eastAsia="zh-CN"/>
              </w:rPr>
              <w:t>限制</w:t>
            </w:r>
            <w:r w:rsidR="00C86775"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项</w:t>
            </w:r>
          </w:p>
        </w:tc>
        <w:tc>
          <w:tcPr>
            <w:tcW w:w="5671" w:type="dxa"/>
            <w:shd w:val="clear" w:color="auto" w:fill="DBE5F1" w:themeFill="accent1" w:themeFillTint="33"/>
            <w:hideMark/>
          </w:tcPr>
          <w:p w14:paraId="46FE440B" w14:textId="77777777" w:rsidR="00724F9C" w:rsidRPr="00C20BF0" w:rsidRDefault="00724F9C" w:rsidP="00C20B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0"/>
                <w:lang w:eastAsia="zh-CN"/>
              </w:rPr>
            </w:pPr>
            <w:r w:rsidRPr="00C20BF0">
              <w:rPr>
                <w:rFonts w:ascii="宋体" w:eastAsia="宋体" w:hAnsi="宋体" w:cs="宋体"/>
                <w:sz w:val="21"/>
                <w:szCs w:val="20"/>
                <w:lang w:eastAsia="zh-CN"/>
              </w:rPr>
              <w:t>描述</w:t>
            </w:r>
          </w:p>
        </w:tc>
        <w:tc>
          <w:tcPr>
            <w:tcW w:w="2370" w:type="dxa"/>
            <w:shd w:val="clear" w:color="auto" w:fill="DBE5F1" w:themeFill="accent1" w:themeFillTint="33"/>
          </w:tcPr>
          <w:p w14:paraId="7378E1BF" w14:textId="0240B6C6" w:rsidR="00724F9C" w:rsidRPr="00C86775" w:rsidRDefault="00C86775" w:rsidP="00C20B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0"/>
                <w:lang w:eastAsia="zh-CN"/>
              </w:rPr>
            </w:pPr>
            <w:r w:rsidRPr="00C86775">
              <w:rPr>
                <w:rFonts w:ascii="宋体" w:eastAsia="宋体" w:hAnsi="宋体" w:cs="宋体"/>
                <w:sz w:val="21"/>
                <w:szCs w:val="20"/>
                <w:lang w:eastAsia="zh-CN"/>
              </w:rPr>
              <w:t>默认值</w:t>
            </w:r>
          </w:p>
        </w:tc>
      </w:tr>
      <w:tr w:rsidR="00724F9C" w:rsidRPr="00C86775" w14:paraId="367F6249" w14:textId="7F79589D" w:rsidTr="00C86775">
        <w:trPr>
          <w:trHeight w:val="11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hideMark/>
          </w:tcPr>
          <w:p w14:paraId="132B5CF0" w14:textId="33C50315" w:rsidR="00724F9C" w:rsidRPr="00C20BF0" w:rsidRDefault="00724F9C" w:rsidP="00C20BF0">
            <w:pPr>
              <w:rPr>
                <w:rFonts w:ascii="宋体" w:eastAsia="宋体" w:hAnsi="宋体" w:cs="宋体" w:hint="eastAsia"/>
                <w:sz w:val="21"/>
                <w:szCs w:val="20"/>
                <w:lang w:eastAsia="zh-CN"/>
              </w:rPr>
            </w:pPr>
            <w:r w:rsidRPr="00C86775">
              <w:rPr>
                <w:rFonts w:ascii="宋体" w:eastAsia="宋体" w:hAnsi="宋体" w:cs="宋体"/>
                <w:sz w:val="21"/>
                <w:szCs w:val="20"/>
                <w:lang w:eastAsia="zh-CN"/>
              </w:rPr>
              <w:lastRenderedPageBreak/>
              <w:t>同时在线设备数量</w:t>
            </w:r>
          </w:p>
        </w:tc>
        <w:tc>
          <w:tcPr>
            <w:tcW w:w="5671" w:type="dxa"/>
            <w:hideMark/>
          </w:tcPr>
          <w:p w14:paraId="01990E80" w14:textId="257BE2F6" w:rsidR="00724F9C" w:rsidRPr="00C20BF0" w:rsidRDefault="00724F9C" w:rsidP="00C20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0"/>
                <w:lang w:eastAsia="zh-CN"/>
              </w:rPr>
            </w:pPr>
            <w:r w:rsidRPr="00C86775">
              <w:rPr>
                <w:rFonts w:ascii="宋体" w:eastAsia="宋体" w:hAnsi="宋体" w:cs="宋体"/>
                <w:sz w:val="21"/>
                <w:szCs w:val="20"/>
                <w:lang w:eastAsia="zh-CN"/>
              </w:rPr>
              <w:t>单个账号在同一时间允许同时登录FactVerse Designer客户端的最大设备数量。当超过此限制时，系统会强制终止此前已登录设备的会话并弹出提示告知用户。</w:t>
            </w:r>
          </w:p>
        </w:tc>
        <w:tc>
          <w:tcPr>
            <w:tcW w:w="2370" w:type="dxa"/>
          </w:tcPr>
          <w:p w14:paraId="6D498587" w14:textId="72E6338A" w:rsidR="00724F9C" w:rsidRPr="00C86775" w:rsidRDefault="00C86775" w:rsidP="00C20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0"/>
                <w:lang w:eastAsia="zh-CN"/>
              </w:rPr>
            </w:pP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根据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License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协议约定</w:t>
            </w:r>
          </w:p>
        </w:tc>
      </w:tr>
      <w:tr w:rsidR="00724F9C" w:rsidRPr="00C86775" w14:paraId="550CA02A" w14:textId="38948E0B" w:rsidTr="00C86775">
        <w:trPr>
          <w:trHeight w:val="7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</w:tcPr>
          <w:p w14:paraId="5276A15B" w14:textId="7B7FA1AC" w:rsidR="00724F9C" w:rsidRPr="00C86775" w:rsidRDefault="00724F9C" w:rsidP="00C20BF0">
            <w:pPr>
              <w:rPr>
                <w:rFonts w:ascii="宋体" w:eastAsia="宋体" w:hAnsi="宋体" w:cs="宋体" w:hint="eastAsia"/>
                <w:sz w:val="21"/>
                <w:szCs w:val="20"/>
                <w:lang w:eastAsia="zh-CN"/>
              </w:rPr>
            </w:pPr>
            <w:r w:rsidRPr="00C86775">
              <w:rPr>
                <w:rFonts w:ascii="Times New Roman" w:eastAsia="宋体" w:hAnsi="Times New Roman" w:hint="eastAsia"/>
                <w:sz w:val="21"/>
                <w:szCs w:val="20"/>
                <w:lang w:eastAsia="zh-CN"/>
              </w:rPr>
              <w:t>数据存留时间</w:t>
            </w:r>
          </w:p>
        </w:tc>
        <w:tc>
          <w:tcPr>
            <w:tcW w:w="5671" w:type="dxa"/>
          </w:tcPr>
          <w:p w14:paraId="2C18F8C6" w14:textId="333C3D9D" w:rsidR="00724F9C" w:rsidRPr="00C86775" w:rsidRDefault="00724F9C" w:rsidP="00C20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0"/>
                <w:lang w:eastAsia="zh-CN"/>
              </w:rPr>
            </w:pP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用户订阅到期后，相关数据在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FactVerse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平台上可持续存储的时间长度。超过此时长，数据自动清理。</w:t>
            </w:r>
          </w:p>
        </w:tc>
        <w:tc>
          <w:tcPr>
            <w:tcW w:w="2370" w:type="dxa"/>
          </w:tcPr>
          <w:p w14:paraId="361A1B88" w14:textId="20F565D5" w:rsidR="00724F9C" w:rsidRPr="00C86775" w:rsidRDefault="00724F9C" w:rsidP="00C20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0"/>
                <w:lang w:eastAsia="zh-CN"/>
              </w:rPr>
            </w:pP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 xml:space="preserve">- 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试用订阅：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7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天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br/>
              <w:t xml:space="preserve">- 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正式订阅：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180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天</w:t>
            </w:r>
          </w:p>
        </w:tc>
      </w:tr>
      <w:tr w:rsidR="00724F9C" w:rsidRPr="00C86775" w14:paraId="6AF0B1AC" w14:textId="229EFA96" w:rsidTr="00C86775">
        <w:trPr>
          <w:trHeight w:val="9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</w:tcPr>
          <w:p w14:paraId="23A865F1" w14:textId="5A97241D" w:rsidR="00724F9C" w:rsidRPr="00C86775" w:rsidRDefault="00724F9C" w:rsidP="00C20BF0">
            <w:pPr>
              <w:rPr>
                <w:rFonts w:ascii="Times New Roman" w:eastAsia="宋体" w:hAnsi="Times New Roman"/>
                <w:b w:val="0"/>
                <w:bCs w:val="0"/>
                <w:sz w:val="21"/>
                <w:szCs w:val="20"/>
                <w:lang w:eastAsia="zh-CN"/>
              </w:rPr>
            </w:pP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最大用户数</w:t>
            </w:r>
          </w:p>
        </w:tc>
        <w:tc>
          <w:tcPr>
            <w:tcW w:w="5671" w:type="dxa"/>
          </w:tcPr>
          <w:p w14:paraId="0E5B985C" w14:textId="17EF96FA" w:rsidR="00724F9C" w:rsidRPr="00C86775" w:rsidRDefault="00724F9C" w:rsidP="00C20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0"/>
                <w:lang w:eastAsia="zh-CN"/>
              </w:rPr>
            </w:pP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企业租户在当前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License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授权下允许使用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FactVerse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平台服务的账号总数上限。超过此数量需要额外申请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License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授权。</w:t>
            </w:r>
          </w:p>
        </w:tc>
        <w:tc>
          <w:tcPr>
            <w:tcW w:w="2370" w:type="dxa"/>
          </w:tcPr>
          <w:p w14:paraId="48001F96" w14:textId="66ADA54B" w:rsidR="00724F9C" w:rsidRPr="00C86775" w:rsidRDefault="00C86775" w:rsidP="00C20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0"/>
                <w:lang w:eastAsia="zh-CN"/>
              </w:rPr>
            </w:pP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根据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License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协议约定</w:t>
            </w:r>
          </w:p>
        </w:tc>
      </w:tr>
      <w:tr w:rsidR="00724F9C" w:rsidRPr="00C86775" w14:paraId="1D9C2F84" w14:textId="47C8A831" w:rsidTr="00C867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</w:tcPr>
          <w:p w14:paraId="5248CDC7" w14:textId="0BD79ED7" w:rsidR="00724F9C" w:rsidRPr="00C86775" w:rsidRDefault="00724F9C" w:rsidP="00C20BF0">
            <w:pPr>
              <w:rPr>
                <w:rFonts w:ascii="Times New Roman" w:eastAsia="宋体" w:hAnsi="Times New Roman"/>
                <w:b w:val="0"/>
                <w:bCs w:val="0"/>
                <w:sz w:val="21"/>
                <w:szCs w:val="20"/>
                <w:lang w:eastAsia="zh-CN"/>
              </w:rPr>
            </w:pPr>
            <w:r w:rsidRPr="00C86775">
              <w:rPr>
                <w:rFonts w:ascii="Times New Roman" w:eastAsia="宋体" w:hAnsi="Times New Roman"/>
                <w:sz w:val="21"/>
                <w:szCs w:val="20"/>
              </w:rPr>
              <w:t>存储</w:t>
            </w:r>
            <w:r w:rsidRPr="00C86775">
              <w:rPr>
                <w:rFonts w:ascii="Times New Roman" w:eastAsia="宋体" w:hAnsi="Times New Roman" w:hint="eastAsia"/>
                <w:sz w:val="21"/>
                <w:szCs w:val="20"/>
              </w:rPr>
              <w:t>空间</w:t>
            </w:r>
          </w:p>
        </w:tc>
        <w:tc>
          <w:tcPr>
            <w:tcW w:w="5671" w:type="dxa"/>
          </w:tcPr>
          <w:p w14:paraId="4E0B2BCD" w14:textId="6D2C5C66" w:rsidR="00724F9C" w:rsidRPr="00C86775" w:rsidRDefault="00C86775" w:rsidP="00C20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0"/>
                <w:lang w:eastAsia="zh-CN"/>
              </w:rPr>
            </w:pP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企业用户在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FactVerse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平台上可用于存储数字资产、资源文件等各类数据的最大存储容量限制。超过此容量需额外购买存储空间。</w:t>
            </w:r>
          </w:p>
        </w:tc>
        <w:tc>
          <w:tcPr>
            <w:tcW w:w="2370" w:type="dxa"/>
          </w:tcPr>
          <w:p w14:paraId="77E92C73" w14:textId="67F03900" w:rsidR="00724F9C" w:rsidRPr="00C86775" w:rsidRDefault="00C86775" w:rsidP="00C20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sz w:val="21"/>
                <w:szCs w:val="20"/>
                <w:lang w:eastAsia="zh-CN"/>
              </w:rPr>
            </w:pP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 xml:space="preserve">- 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试用订阅：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1GB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br/>
              <w:t xml:space="preserve">- 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正式订阅：</w:t>
            </w:r>
            <w:r w:rsidRPr="00C86775">
              <w:rPr>
                <w:rFonts w:ascii="Times New Roman" w:eastAsia="宋体" w:hAnsi="Times New Roman"/>
                <w:sz w:val="21"/>
                <w:szCs w:val="20"/>
                <w:lang w:eastAsia="zh-CN"/>
              </w:rPr>
              <w:t>5GB</w:t>
            </w:r>
          </w:p>
        </w:tc>
      </w:tr>
    </w:tbl>
    <w:p w14:paraId="21870876" w14:textId="6E0F78A7" w:rsidR="00D23432" w:rsidRPr="0041085D" w:rsidRDefault="006E72CD" w:rsidP="0041085D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>4</w:t>
      </w:r>
      <w:r w:rsidR="00D23432" w:rsidRPr="0041085D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 xml:space="preserve">.2 </w:t>
      </w:r>
      <w:r w:rsidR="00C86775"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 xml:space="preserve"> </w:t>
      </w:r>
      <w:r w:rsidR="00D23432" w:rsidRPr="0041085D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安全性需求</w:t>
      </w:r>
    </w:p>
    <w:p w14:paraId="545C5821" w14:textId="67B57865" w:rsidR="00D23432" w:rsidRPr="00E075BC" w:rsidRDefault="00D23432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支持多种登</w:t>
      </w:r>
      <w:r w:rsidRPr="00E075BC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录验证方式，具备完善的用户权限管理和数据访问控制机制。</w:t>
      </w:r>
    </w:p>
    <w:p w14:paraId="75ADCBD7" w14:textId="68D4E520" w:rsidR="00D23432" w:rsidRPr="00E075BC" w:rsidRDefault="00D23432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数据传输和存储加密，满足企业级安全标准。</w:t>
      </w:r>
      <w:r w:rsidR="0003002A"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具体安全措施说明（如数据传输协议的</w:t>
      </w:r>
      <w:r w:rsidR="0003002A"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TLS</w:t>
      </w:r>
      <w:r w:rsidR="0003002A"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版本、加密算法</w:t>
      </w:r>
      <w:r w:rsidR="0003002A"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AES-256</w:t>
      </w:r>
      <w:r w:rsidR="0003002A"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、用户认证机制</w:t>
      </w:r>
      <w:r w:rsidR="0003002A"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OAuth 2.0</w:t>
      </w:r>
      <w:r w:rsidR="0003002A" w:rsidRPr="0003002A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、数据备份策略与灾备恢复机制）。</w:t>
      </w:r>
    </w:p>
    <w:p w14:paraId="1C34144F" w14:textId="794AA597" w:rsidR="00D23432" w:rsidRPr="0041085D" w:rsidRDefault="006E72CD" w:rsidP="0041085D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>4</w:t>
      </w:r>
      <w:r w:rsidR="00D23432" w:rsidRPr="0041085D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.</w:t>
      </w:r>
      <w:r w:rsidR="00C86775"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 xml:space="preserve">3 </w:t>
      </w:r>
      <w:r w:rsidR="00D23432" w:rsidRPr="0041085D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 xml:space="preserve"> </w:t>
      </w:r>
      <w:r w:rsidR="00D23432" w:rsidRPr="0041085D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兼容性需求</w:t>
      </w:r>
    </w:p>
    <w:p w14:paraId="14FBE927" w14:textId="0293412E" w:rsidR="00D23432" w:rsidRPr="00E075BC" w:rsidRDefault="00D23432" w:rsidP="00E075BC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跨平台兼容性，支持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Windows</w:t>
      </w:r>
      <w:r w:rsidR="00E075BC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Linux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操作系统</w:t>
      </w:r>
      <w:r w:rsidR="00E075BC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，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兼容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Chrome</w:t>
      </w:r>
      <w:r w:rsidR="00E075BC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Edge</w:t>
      </w:r>
      <w:r w:rsidR="00E075BC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 xml:space="preserve"> </w:t>
      </w:r>
      <w:r w:rsidR="00C86775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等</w:t>
      </w:r>
      <w:r w:rsidRPr="00E075BC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主流浏览器。</w:t>
      </w:r>
    </w:p>
    <w:p w14:paraId="1F2C3777" w14:textId="06B59591" w:rsidR="00D23432" w:rsidRPr="0041085D" w:rsidRDefault="006E72CD" w:rsidP="0041085D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>4</w:t>
      </w:r>
      <w:r w:rsidR="00D23432" w:rsidRPr="0041085D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.</w:t>
      </w:r>
      <w:r w:rsidR="00C86775"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 xml:space="preserve">4 </w:t>
      </w:r>
      <w:r w:rsidR="00D23432" w:rsidRPr="0041085D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 xml:space="preserve"> </w:t>
      </w:r>
      <w:r w:rsidR="00D23432" w:rsidRPr="0041085D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部署与维护需求</w:t>
      </w:r>
    </w:p>
    <w:p w14:paraId="7E588FD7" w14:textId="0B35293F" w:rsidR="00D23432" w:rsidRPr="0041085D" w:rsidRDefault="00D23432" w:rsidP="00A90868">
      <w:pPr>
        <w:pStyle w:val="ae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支持容器化（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Docker/Kubernetes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）部署</w:t>
      </w:r>
      <w:r w:rsid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，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系统部署与维护文档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。</w:t>
      </w:r>
    </w:p>
    <w:p w14:paraId="2EF25CC7" w14:textId="4EB527EA" w:rsidR="00D24083" w:rsidRPr="0041085D" w:rsidRDefault="00D23432" w:rsidP="00A90868">
      <w:pPr>
        <w:pStyle w:val="ae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模块化架构设计，支持功能扩展与快速升级维护。</w:t>
      </w:r>
    </w:p>
    <w:p w14:paraId="650BA547" w14:textId="3E3118F8" w:rsidR="00004142" w:rsidRPr="00004142" w:rsidRDefault="004A5FF3" w:rsidP="00004142">
      <w:pPr>
        <w:pStyle w:val="1"/>
        <w:keepNext w:val="0"/>
        <w:keepLines w:val="0"/>
        <w:widowControl w:val="0"/>
        <w:spacing w:before="100" w:beforeAutospacing="1" w:after="100" w:afterAutospacing="1" w:line="360" w:lineRule="auto"/>
        <w:ind w:left="723" w:hangingChars="200" w:hanging="723"/>
        <w:contextualSpacing/>
        <w:jc w:val="both"/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</w:pPr>
      <w:r>
        <w:rPr>
          <w:rFonts w:ascii="Times New Roman" w:eastAsia="宋体" w:hAnsi="Times New Roman" w:cstheme="minorBidi" w:hint="eastAsia"/>
          <w:caps/>
          <w:color w:val="000000" w:themeColor="text1"/>
          <w:kern w:val="44"/>
          <w:sz w:val="36"/>
          <w:szCs w:val="36"/>
          <w:lang w:eastAsia="zh-CN"/>
        </w:rPr>
        <w:t>5</w:t>
      </w:r>
      <w:r w:rsidR="00004142">
        <w:rPr>
          <w:rFonts w:ascii="Times New Roman" w:eastAsia="宋体" w:hAnsi="Times New Roman" w:cstheme="minorBidi" w:hint="eastAsia"/>
          <w:caps/>
          <w:color w:val="000000" w:themeColor="text1"/>
          <w:kern w:val="44"/>
          <w:sz w:val="36"/>
          <w:szCs w:val="36"/>
          <w:lang w:eastAsia="zh-CN"/>
        </w:rPr>
        <w:t>.</w:t>
      </w:r>
      <w:r w:rsidR="00004142" w:rsidRPr="00004142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 xml:space="preserve"> DFS </w:t>
      </w:r>
      <w:r w:rsidR="00004142" w:rsidRPr="00004142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>数据集成要求</w:t>
      </w:r>
    </w:p>
    <w:p w14:paraId="0AD08F74" w14:textId="6647D804" w:rsidR="00004142" w:rsidRPr="00004142" w:rsidRDefault="004A5FF3" w:rsidP="00004142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lastRenderedPageBreak/>
        <w:t>5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 xml:space="preserve">.1 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工业物联网（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IIoT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）平台集成要求</w:t>
      </w:r>
    </w:p>
    <w:p w14:paraId="7E1C15E0" w14:textId="77777777" w:rsidR="00004142" w:rsidRPr="0041085D" w:rsidRDefault="00004142" w:rsidP="0041085D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支持平台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ThingWorx</w:t>
      </w:r>
      <w:r w:rsidRP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Siemens MindSphere</w:t>
      </w:r>
      <w:r w:rsidRP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IBM Watson IoT</w:t>
      </w:r>
      <w:r w:rsidRP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AWS IoT</w:t>
      </w:r>
      <w:r w:rsidRP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Azure IoT</w:t>
      </w:r>
      <w:r w:rsidRP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 xml:space="preserve"> 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等主流平台。</w:t>
      </w:r>
    </w:p>
    <w:p w14:paraId="1680302F" w14:textId="77777777" w:rsidR="00004142" w:rsidRPr="0041085D" w:rsidRDefault="00004142" w:rsidP="0041085D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技术要求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：数据传输协议支持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MQTT</w:t>
      </w:r>
      <w:r w:rsidRP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HTTP/HTTPS</w:t>
      </w:r>
      <w:r w:rsidRP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，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提供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RESTful API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和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WebSocket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接口，数据传输需支持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TLS/SSL</w:t>
      </w:r>
      <w:r w:rsidRP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 xml:space="preserve"> 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加密。</w:t>
      </w:r>
    </w:p>
    <w:p w14:paraId="4EC52DA6" w14:textId="73B03715" w:rsidR="00004142" w:rsidRPr="00004142" w:rsidRDefault="004A5FF3" w:rsidP="00004142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>5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 xml:space="preserve">.2 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自动化管理系统（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DCS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、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SCADA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）集成要求</w:t>
      </w:r>
    </w:p>
    <w:p w14:paraId="7D752A71" w14:textId="105280C5" w:rsidR="00004142" w:rsidRPr="0041085D" w:rsidRDefault="00004142" w:rsidP="0041085D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支持系</w:t>
      </w:r>
      <w:r w:rsidRPr="0041085D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统</w:t>
      </w:r>
      <w:r w:rsidRP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：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Siemens SIMATIC PCS 7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Rockwell Automation PlantPAx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Schneider Electric EcoStruxure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Wonderware by AVEVA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等。</w:t>
      </w:r>
    </w:p>
    <w:p w14:paraId="12EA3BE5" w14:textId="37733FB6" w:rsidR="00004142" w:rsidRPr="0041085D" w:rsidRDefault="00004142" w:rsidP="0041085D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技术要求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：数据采集支持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OPC UA/DA</w:t>
      </w:r>
      <w:r w:rsid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Modbus TCP/IP</w:t>
      </w:r>
      <w:r w:rsid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Profibus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协议，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API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接口支持</w:t>
      </w:r>
      <w:r w:rsid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 xml:space="preserve"> 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RESTful API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和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SOAP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，确保实时数据采集和监控准确性。</w:t>
      </w:r>
    </w:p>
    <w:p w14:paraId="3F0889FF" w14:textId="494E01DB" w:rsidR="00004142" w:rsidRPr="00004142" w:rsidRDefault="004A5FF3" w:rsidP="00004142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>5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 xml:space="preserve">.3 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业务系统集成技术要求</w:t>
      </w:r>
    </w:p>
    <w:p w14:paraId="45A2D241" w14:textId="0B7B5868" w:rsidR="00004142" w:rsidRPr="0041085D" w:rsidRDefault="00004142" w:rsidP="0041085D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支持系</w:t>
      </w:r>
      <w:r w:rsidRPr="0041085D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统</w:t>
      </w:r>
      <w:r w:rsidRP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：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ERP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（如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SAP ERP</w:t>
      </w:r>
      <w:r w:rsid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Oracle ERP Cloud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）、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MES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（如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Siemens SIMATIC IT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）、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WMS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（如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SAP EWM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）等业务系统。</w:t>
      </w:r>
    </w:p>
    <w:p w14:paraId="1268E08E" w14:textId="66B792C1" w:rsidR="00004142" w:rsidRPr="0041085D" w:rsidRDefault="00004142" w:rsidP="0041085D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技术要求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：通过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RESTful API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SOAP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接口访问，数据访问支持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ODBC/JDBC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、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SQL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查询等数据库连接方式。</w:t>
      </w:r>
    </w:p>
    <w:p w14:paraId="5C7B725D" w14:textId="53F16423" w:rsidR="00004142" w:rsidRPr="00004142" w:rsidRDefault="004A5FF3" w:rsidP="00004142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>5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.4 DFS</w:t>
      </w:r>
      <w:r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 xml:space="preserve"> </w:t>
      </w:r>
      <w:r w:rsidR="00004142" w:rsidRPr="00004142"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  <w:t>集成实施步骤</w:t>
      </w:r>
    </w:p>
    <w:p w14:paraId="06DF3E45" w14:textId="278C5DE3" w:rsidR="00004142" w:rsidRPr="0041085D" w:rsidRDefault="00004142" w:rsidP="00A90868">
      <w:pPr>
        <w:pStyle w:val="ae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系</w:t>
      </w:r>
      <w:r w:rsidRPr="0041085D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统评估与规划</w:t>
      </w:r>
      <w:r w:rsidRPr="0041085D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shd w:val="clear" w:color="auto" w:fill="FFFFFF"/>
          <w:lang w:eastAsia="zh-CN"/>
        </w:rPr>
        <w:t>：确定集成的设备和系统范围。</w:t>
      </w:r>
    </w:p>
    <w:p w14:paraId="3D64806F" w14:textId="0DCE61DB" w:rsidR="00004142" w:rsidRPr="0041085D" w:rsidRDefault="00004142" w:rsidP="00A90868">
      <w:pPr>
        <w:pStyle w:val="ae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数据接入方案设计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：设计并确认技术实施方案。</w:t>
      </w:r>
    </w:p>
    <w:p w14:paraId="539FF1F9" w14:textId="25686134" w:rsidR="00004142" w:rsidRPr="0041085D" w:rsidRDefault="00004142" w:rsidP="00A90868">
      <w:pPr>
        <w:pStyle w:val="ae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接口开发与测试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：根据需求开发并测试相应接口。</w:t>
      </w:r>
    </w:p>
    <w:p w14:paraId="3A12BA85" w14:textId="20F6B3AB" w:rsidR="00004142" w:rsidRPr="0041085D" w:rsidRDefault="00004142" w:rsidP="00A90868">
      <w:pPr>
        <w:pStyle w:val="ae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数据采集与传输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：配置数据采集传输机制。</w:t>
      </w:r>
    </w:p>
    <w:p w14:paraId="7B8A4AB8" w14:textId="1F9CECDA" w:rsidR="00004142" w:rsidRPr="0041085D" w:rsidRDefault="00004142" w:rsidP="00A90868">
      <w:pPr>
        <w:pStyle w:val="ae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lastRenderedPageBreak/>
        <w:t>安全性保障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：实现数据传输加密及设备认证管理。</w:t>
      </w:r>
    </w:p>
    <w:p w14:paraId="03615CD9" w14:textId="021C3FA0" w:rsidR="00004142" w:rsidRPr="0041085D" w:rsidRDefault="00004142" w:rsidP="00A90868">
      <w:pPr>
        <w:pStyle w:val="ae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41085D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监控与优化</w:t>
      </w:r>
      <w:r w:rsidRPr="0041085D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：建立实时监控与持续优化机制，确保系统高效运行。</w:t>
      </w:r>
    </w:p>
    <w:p w14:paraId="37BA19A7" w14:textId="1862C356" w:rsidR="00D24083" w:rsidRPr="00D23432" w:rsidRDefault="004A5FF3" w:rsidP="00D23432">
      <w:pPr>
        <w:pStyle w:val="1"/>
        <w:keepNext w:val="0"/>
        <w:keepLines w:val="0"/>
        <w:widowControl w:val="0"/>
        <w:spacing w:before="100" w:beforeAutospacing="1" w:after="100" w:afterAutospacing="1" w:line="360" w:lineRule="auto"/>
        <w:ind w:left="723" w:hangingChars="200" w:hanging="723"/>
        <w:contextualSpacing/>
        <w:jc w:val="both"/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</w:pPr>
      <w:r>
        <w:rPr>
          <w:rFonts w:ascii="Times New Roman" w:eastAsia="宋体" w:hAnsi="Times New Roman" w:cstheme="minorBidi" w:hint="eastAsia"/>
          <w:caps/>
          <w:color w:val="000000" w:themeColor="text1"/>
          <w:kern w:val="44"/>
          <w:sz w:val="36"/>
          <w:szCs w:val="36"/>
          <w:lang w:eastAsia="zh-CN"/>
        </w:rPr>
        <w:t>6</w:t>
      </w:r>
      <w:r w:rsidRPr="00D23432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 xml:space="preserve">. </w:t>
      </w:r>
      <w:r w:rsidRPr="00D23432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>系统运行环境</w:t>
      </w:r>
    </w:p>
    <w:p w14:paraId="3FF740A4" w14:textId="4BA4843D" w:rsidR="00E075BC" w:rsidRPr="002E7511" w:rsidRDefault="004A5FF3" w:rsidP="00E075BC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 w:rsidRPr="002E7511"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>6</w:t>
      </w:r>
      <w:r w:rsidR="00E075BC" w:rsidRPr="002E7511"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 xml:space="preserve">.1 FactVerse Designer </w:t>
      </w:r>
      <w:r w:rsidR="00E075BC" w:rsidRPr="002E7511">
        <w:rPr>
          <w:rFonts w:ascii="Times New Roman" w:eastAsia="宋体" w:hAnsi="Times New Roman" w:hint="eastAsia"/>
          <w:color w:val="000000" w:themeColor="text1"/>
          <w:sz w:val="32"/>
          <w:szCs w:val="32"/>
          <w:lang w:eastAsia="zh-CN"/>
        </w:rPr>
        <w:t>运行环境</w:t>
      </w:r>
    </w:p>
    <w:p w14:paraId="62DA2CF4" w14:textId="77777777" w:rsidR="00FA348F" w:rsidRPr="00FA348F" w:rsidRDefault="00FA348F" w:rsidP="00FA348F">
      <w:pPr>
        <w:rPr>
          <w:rFonts w:eastAsia="宋体"/>
          <w:lang w:eastAsia="zh-CN"/>
        </w:rPr>
      </w:pPr>
      <w:r w:rsidRPr="00FA348F">
        <w:rPr>
          <w:rFonts w:eastAsia="宋体"/>
          <w:b/>
          <w:bCs/>
          <w:lang w:eastAsia="zh-CN"/>
        </w:rPr>
        <w:t>硬件环境：</w:t>
      </w:r>
    </w:p>
    <w:p w14:paraId="66FB6E92" w14:textId="4CC27FD2" w:rsidR="00FA348F" w:rsidRPr="00FA348F" w:rsidRDefault="00FA348F" w:rsidP="00A90868">
      <w:pPr>
        <w:numPr>
          <w:ilvl w:val="0"/>
          <w:numId w:val="10"/>
        </w:numPr>
        <w:rPr>
          <w:rFonts w:eastAsia="宋体"/>
          <w:lang w:eastAsia="zh-CN"/>
        </w:rPr>
      </w:pPr>
      <w:r w:rsidRPr="00FA348F">
        <w:rPr>
          <w:rFonts w:eastAsia="宋体"/>
          <w:lang w:eastAsia="zh-CN"/>
        </w:rPr>
        <w:t>CPU</w:t>
      </w:r>
      <w:r w:rsidRPr="00FA348F">
        <w:rPr>
          <w:rFonts w:eastAsia="宋体"/>
          <w:lang w:eastAsia="zh-CN"/>
        </w:rPr>
        <w:t>：</w:t>
      </w:r>
      <w:r w:rsidRPr="00FA348F">
        <w:rPr>
          <w:rFonts w:eastAsia="宋体"/>
          <w:lang w:eastAsia="zh-CN"/>
        </w:rPr>
        <w:t>Intel Core i</w:t>
      </w:r>
      <w:r w:rsidRPr="00C86775">
        <w:rPr>
          <w:rFonts w:eastAsia="宋体" w:hint="eastAsia"/>
          <w:lang w:eastAsia="zh-CN"/>
        </w:rPr>
        <w:t>5</w:t>
      </w:r>
      <w:r w:rsidRPr="00FA348F">
        <w:rPr>
          <w:rFonts w:eastAsia="宋体"/>
          <w:lang w:eastAsia="zh-CN"/>
        </w:rPr>
        <w:t>或同等性能及以上</w:t>
      </w:r>
    </w:p>
    <w:p w14:paraId="2E5A7EA4" w14:textId="4605F972" w:rsidR="00FA348F" w:rsidRPr="00FA348F" w:rsidRDefault="00FA348F" w:rsidP="00A90868">
      <w:pPr>
        <w:numPr>
          <w:ilvl w:val="0"/>
          <w:numId w:val="10"/>
        </w:numPr>
        <w:rPr>
          <w:rFonts w:eastAsia="宋体"/>
          <w:lang w:eastAsia="zh-CN"/>
        </w:rPr>
      </w:pPr>
      <w:r w:rsidRPr="00FA348F">
        <w:rPr>
          <w:rFonts w:eastAsia="宋体"/>
          <w:lang w:eastAsia="zh-CN"/>
        </w:rPr>
        <w:t>内存：</w:t>
      </w:r>
      <w:r w:rsidRPr="00C86775">
        <w:rPr>
          <w:rFonts w:eastAsia="宋体" w:hint="eastAsia"/>
          <w:lang w:eastAsia="zh-CN"/>
        </w:rPr>
        <w:t>16</w:t>
      </w:r>
      <w:r w:rsidRPr="00FA348F">
        <w:rPr>
          <w:rFonts w:eastAsia="宋体"/>
          <w:lang w:eastAsia="zh-CN"/>
        </w:rPr>
        <w:t>GB</w:t>
      </w:r>
      <w:r w:rsidRPr="00FA348F">
        <w:rPr>
          <w:rFonts w:eastAsia="宋体"/>
          <w:lang w:eastAsia="zh-CN"/>
        </w:rPr>
        <w:t>及以上</w:t>
      </w:r>
    </w:p>
    <w:p w14:paraId="60B929E6" w14:textId="131BD2CB" w:rsidR="00FA348F" w:rsidRPr="00FA348F" w:rsidRDefault="00FA348F" w:rsidP="00A90868">
      <w:pPr>
        <w:numPr>
          <w:ilvl w:val="0"/>
          <w:numId w:val="10"/>
        </w:numPr>
        <w:rPr>
          <w:rFonts w:eastAsia="宋体"/>
          <w:lang w:eastAsia="zh-CN"/>
        </w:rPr>
      </w:pPr>
      <w:r w:rsidRPr="00FA348F">
        <w:rPr>
          <w:rFonts w:eastAsia="宋体"/>
          <w:lang w:eastAsia="zh-CN"/>
        </w:rPr>
        <w:t>显卡：</w:t>
      </w:r>
      <w:r w:rsidRPr="00C86775">
        <w:rPr>
          <w:rFonts w:ascii="Times New Roman" w:eastAsia="宋体" w:hAnsi="Times New Roman" w:hint="eastAsia"/>
          <w:color w:val="000000" w:themeColor="text1"/>
          <w:szCs w:val="18"/>
          <w:shd w:val="clear" w:color="auto" w:fill="FFFFFF"/>
        </w:rPr>
        <w:t>NVIDIA GTX 1050Ti</w:t>
      </w:r>
      <w:r w:rsidRPr="00FA348F">
        <w:rPr>
          <w:rFonts w:eastAsia="宋体"/>
          <w:lang w:eastAsia="zh-CN"/>
        </w:rPr>
        <w:t xml:space="preserve"> </w:t>
      </w:r>
      <w:r w:rsidRPr="00FA348F">
        <w:rPr>
          <w:rFonts w:eastAsia="宋体"/>
          <w:lang w:eastAsia="zh-CN"/>
        </w:rPr>
        <w:t>或更高性能显卡</w:t>
      </w:r>
    </w:p>
    <w:p w14:paraId="411A62C6" w14:textId="77777777" w:rsidR="00FA348F" w:rsidRPr="00FA348F" w:rsidRDefault="00FA348F" w:rsidP="00FA348F">
      <w:pPr>
        <w:rPr>
          <w:rFonts w:eastAsia="宋体"/>
          <w:lang w:eastAsia="zh-CN"/>
        </w:rPr>
      </w:pPr>
      <w:r w:rsidRPr="00FA348F">
        <w:rPr>
          <w:rFonts w:eastAsia="宋体"/>
          <w:b/>
          <w:bCs/>
          <w:lang w:eastAsia="zh-CN"/>
        </w:rPr>
        <w:t>软件环境：</w:t>
      </w:r>
    </w:p>
    <w:p w14:paraId="2C4C0AF1" w14:textId="4DDFD0CF" w:rsidR="00FA348F" w:rsidRPr="00FA348F" w:rsidRDefault="00FA348F" w:rsidP="00A90868">
      <w:pPr>
        <w:numPr>
          <w:ilvl w:val="0"/>
          <w:numId w:val="11"/>
        </w:numPr>
        <w:rPr>
          <w:rFonts w:eastAsia="宋体"/>
          <w:lang w:eastAsia="zh-CN"/>
        </w:rPr>
      </w:pPr>
      <w:r w:rsidRPr="00FA348F">
        <w:rPr>
          <w:rFonts w:eastAsia="宋体"/>
          <w:lang w:eastAsia="zh-CN"/>
        </w:rPr>
        <w:t>操作系统：</w:t>
      </w:r>
      <w:r w:rsidRPr="00FA348F">
        <w:rPr>
          <w:rFonts w:eastAsia="宋体"/>
          <w:lang w:eastAsia="zh-CN"/>
        </w:rPr>
        <w:t>Windows 10</w:t>
      </w:r>
      <w:r w:rsidRPr="00FA348F">
        <w:rPr>
          <w:rFonts w:eastAsia="宋体"/>
          <w:lang w:eastAsia="zh-CN"/>
        </w:rPr>
        <w:t>及以上（</w:t>
      </w:r>
      <w:r w:rsidRPr="00FA348F">
        <w:rPr>
          <w:rFonts w:eastAsia="宋体"/>
          <w:lang w:eastAsia="zh-CN"/>
        </w:rPr>
        <w:t>64</w:t>
      </w:r>
      <w:r w:rsidRPr="00FA348F">
        <w:rPr>
          <w:rFonts w:eastAsia="宋体"/>
          <w:lang w:eastAsia="zh-CN"/>
        </w:rPr>
        <w:t>位），</w:t>
      </w:r>
      <w:r w:rsidR="00B771EE" w:rsidRPr="00B771EE">
        <w:rPr>
          <w:rFonts w:eastAsia="宋体"/>
          <w:lang w:eastAsia="zh-CN"/>
        </w:rPr>
        <w:t>推荐</w:t>
      </w:r>
      <w:r w:rsidR="00B771EE" w:rsidRPr="00B771EE">
        <w:rPr>
          <w:rFonts w:eastAsia="宋体"/>
          <w:lang w:eastAsia="zh-CN"/>
        </w:rPr>
        <w:t xml:space="preserve"> Windows 1</w:t>
      </w:r>
      <w:r w:rsidRPr="00FA348F">
        <w:rPr>
          <w:rFonts w:eastAsia="宋体"/>
          <w:lang w:eastAsia="zh-CN"/>
        </w:rPr>
        <w:t>1</w:t>
      </w:r>
    </w:p>
    <w:p w14:paraId="4FBF42CD" w14:textId="0EAAD5A7" w:rsidR="00E075BC" w:rsidRDefault="004A5FF3" w:rsidP="00E075BC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6</w:t>
      </w:r>
      <w:r w:rsidR="00E075BC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 xml:space="preserve">.2 </w:t>
      </w:r>
      <w:r w:rsidR="00E075BC" w:rsidRPr="00E075BC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 xml:space="preserve">FactVerse </w:t>
      </w:r>
      <w:r w:rsidR="00E075BC" w:rsidRPr="00E075BC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平台部署需求</w:t>
      </w:r>
    </w:p>
    <w:p w14:paraId="62E17D1A" w14:textId="77777777" w:rsidR="00FA348F" w:rsidRPr="00FA348F" w:rsidRDefault="00FA348F" w:rsidP="00FA348F">
      <w:p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b/>
          <w:bCs/>
          <w:sz w:val="24"/>
          <w:szCs w:val="24"/>
          <w:lang w:eastAsia="zh-CN"/>
        </w:rPr>
        <w:t>硬件配置推荐（服务器端）：</w:t>
      </w:r>
    </w:p>
    <w:p w14:paraId="7F89323F" w14:textId="359316FA" w:rsidR="00FA348F" w:rsidRPr="00FA348F" w:rsidRDefault="00FA348F" w:rsidP="00A90868">
      <w:pPr>
        <w:numPr>
          <w:ilvl w:val="0"/>
          <w:numId w:val="12"/>
        </w:num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sz w:val="24"/>
          <w:szCs w:val="24"/>
          <w:lang w:eastAsia="zh-CN"/>
        </w:rPr>
        <w:t>CPU</w:t>
      </w:r>
      <w:r w:rsidRPr="00FA348F">
        <w:rPr>
          <w:rFonts w:eastAsia="宋体"/>
          <w:sz w:val="24"/>
          <w:szCs w:val="24"/>
          <w:lang w:eastAsia="zh-CN"/>
        </w:rPr>
        <w:t>：</w:t>
      </w:r>
      <w:r w:rsidRPr="001F4340">
        <w:rPr>
          <w:rFonts w:eastAsia="宋体"/>
          <w:sz w:val="24"/>
          <w:szCs w:val="24"/>
          <w:lang w:eastAsia="zh-CN"/>
        </w:rPr>
        <w:t xml:space="preserve"> </w:t>
      </w:r>
    </w:p>
    <w:p w14:paraId="4D5998FE" w14:textId="66E5327C" w:rsidR="00FA348F" w:rsidRPr="00FA348F" w:rsidRDefault="00FA348F" w:rsidP="00A90868">
      <w:pPr>
        <w:numPr>
          <w:ilvl w:val="0"/>
          <w:numId w:val="12"/>
        </w:num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sz w:val="24"/>
          <w:szCs w:val="24"/>
          <w:lang w:eastAsia="zh-CN"/>
        </w:rPr>
        <w:t>内存：</w:t>
      </w:r>
    </w:p>
    <w:p w14:paraId="014F16BA" w14:textId="01CEABB2" w:rsidR="00FA348F" w:rsidRPr="00FA348F" w:rsidRDefault="00FA348F" w:rsidP="00A90868">
      <w:pPr>
        <w:numPr>
          <w:ilvl w:val="0"/>
          <w:numId w:val="12"/>
        </w:num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sz w:val="24"/>
          <w:szCs w:val="24"/>
          <w:lang w:eastAsia="zh-CN"/>
        </w:rPr>
        <w:t>存储：</w:t>
      </w:r>
    </w:p>
    <w:p w14:paraId="522797DD" w14:textId="29934A02" w:rsidR="00FA348F" w:rsidRPr="00FA348F" w:rsidRDefault="00FA348F" w:rsidP="00A90868">
      <w:pPr>
        <w:numPr>
          <w:ilvl w:val="0"/>
          <w:numId w:val="12"/>
        </w:num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sz w:val="24"/>
          <w:szCs w:val="24"/>
          <w:lang w:eastAsia="zh-CN"/>
        </w:rPr>
        <w:t>网络：</w:t>
      </w:r>
    </w:p>
    <w:p w14:paraId="53F9DF43" w14:textId="77777777" w:rsidR="00FA348F" w:rsidRPr="00FA348F" w:rsidRDefault="00FA348F" w:rsidP="00FA348F">
      <w:p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b/>
          <w:bCs/>
          <w:sz w:val="24"/>
          <w:szCs w:val="24"/>
          <w:lang w:eastAsia="zh-CN"/>
        </w:rPr>
        <w:t>软件环境与中间件：</w:t>
      </w:r>
    </w:p>
    <w:p w14:paraId="33F6FAD0" w14:textId="782B32FF" w:rsidR="00FA348F" w:rsidRPr="00FA348F" w:rsidRDefault="00FA348F" w:rsidP="00A90868">
      <w:pPr>
        <w:numPr>
          <w:ilvl w:val="0"/>
          <w:numId w:val="13"/>
        </w:num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sz w:val="24"/>
          <w:szCs w:val="24"/>
          <w:lang w:eastAsia="zh-CN"/>
        </w:rPr>
        <w:t>操作系统：</w:t>
      </w:r>
      <w:r w:rsidRPr="001F4340">
        <w:rPr>
          <w:rFonts w:eastAsia="宋体"/>
          <w:sz w:val="24"/>
          <w:szCs w:val="24"/>
          <w:lang w:eastAsia="zh-CN"/>
        </w:rPr>
        <w:t xml:space="preserve"> </w:t>
      </w:r>
    </w:p>
    <w:p w14:paraId="2500BF80" w14:textId="040141A1" w:rsidR="00FA348F" w:rsidRPr="00FA348F" w:rsidRDefault="00FA348F" w:rsidP="00A90868">
      <w:pPr>
        <w:numPr>
          <w:ilvl w:val="0"/>
          <w:numId w:val="13"/>
        </w:num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sz w:val="24"/>
          <w:szCs w:val="24"/>
          <w:lang w:eastAsia="zh-CN"/>
        </w:rPr>
        <w:t>容器化技术：</w:t>
      </w:r>
    </w:p>
    <w:p w14:paraId="4332D8BF" w14:textId="77777777" w:rsidR="00FA348F" w:rsidRPr="001F4340" w:rsidRDefault="00FA348F" w:rsidP="00A90868">
      <w:pPr>
        <w:numPr>
          <w:ilvl w:val="0"/>
          <w:numId w:val="13"/>
        </w:num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sz w:val="24"/>
          <w:szCs w:val="24"/>
          <w:lang w:eastAsia="zh-CN"/>
        </w:rPr>
        <w:t>容器编排工具：</w:t>
      </w:r>
    </w:p>
    <w:p w14:paraId="519FC49F" w14:textId="137AA706" w:rsidR="00FA348F" w:rsidRPr="00FA348F" w:rsidRDefault="00FA348F" w:rsidP="00A90868">
      <w:pPr>
        <w:numPr>
          <w:ilvl w:val="0"/>
          <w:numId w:val="13"/>
        </w:num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sz w:val="24"/>
          <w:szCs w:val="24"/>
          <w:lang w:eastAsia="zh-CN"/>
        </w:rPr>
        <w:t>Web</w:t>
      </w:r>
      <w:r w:rsidRPr="00FA348F">
        <w:rPr>
          <w:rFonts w:eastAsia="宋体"/>
          <w:sz w:val="24"/>
          <w:szCs w:val="24"/>
          <w:lang w:eastAsia="zh-CN"/>
        </w:rPr>
        <w:t>服务器：</w:t>
      </w:r>
      <w:r w:rsidRPr="001F4340">
        <w:rPr>
          <w:rFonts w:eastAsia="宋体"/>
          <w:sz w:val="24"/>
          <w:szCs w:val="24"/>
          <w:lang w:eastAsia="zh-CN"/>
        </w:rPr>
        <w:t xml:space="preserve"> </w:t>
      </w:r>
    </w:p>
    <w:p w14:paraId="7946F7ED" w14:textId="6741DD3C" w:rsidR="00FA348F" w:rsidRPr="00FA348F" w:rsidRDefault="00FA348F" w:rsidP="00A90868">
      <w:pPr>
        <w:numPr>
          <w:ilvl w:val="0"/>
          <w:numId w:val="13"/>
        </w:num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sz w:val="24"/>
          <w:szCs w:val="24"/>
          <w:lang w:eastAsia="zh-CN"/>
        </w:rPr>
        <w:lastRenderedPageBreak/>
        <w:t>缓存：</w:t>
      </w:r>
      <w:r w:rsidRPr="001F4340">
        <w:rPr>
          <w:rFonts w:eastAsia="宋体"/>
          <w:sz w:val="24"/>
          <w:szCs w:val="24"/>
          <w:lang w:eastAsia="zh-CN"/>
        </w:rPr>
        <w:t xml:space="preserve"> </w:t>
      </w:r>
    </w:p>
    <w:p w14:paraId="32A23C14" w14:textId="46C3D48A" w:rsidR="00FA348F" w:rsidRPr="00FA348F" w:rsidRDefault="00FA348F" w:rsidP="00A90868">
      <w:pPr>
        <w:numPr>
          <w:ilvl w:val="0"/>
          <w:numId w:val="13"/>
        </w:num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sz w:val="24"/>
          <w:szCs w:val="24"/>
          <w:lang w:eastAsia="zh-CN"/>
        </w:rPr>
        <w:t>消息中间件：</w:t>
      </w:r>
      <w:r w:rsidRPr="001F4340">
        <w:rPr>
          <w:rFonts w:eastAsia="宋体"/>
          <w:sz w:val="24"/>
          <w:szCs w:val="24"/>
          <w:lang w:eastAsia="zh-CN"/>
        </w:rPr>
        <w:t xml:space="preserve"> </w:t>
      </w:r>
    </w:p>
    <w:p w14:paraId="14E7A435" w14:textId="41F44701" w:rsidR="00FA348F" w:rsidRPr="00FA348F" w:rsidRDefault="00FA348F" w:rsidP="00A90868">
      <w:pPr>
        <w:numPr>
          <w:ilvl w:val="0"/>
          <w:numId w:val="13"/>
        </w:num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sz w:val="24"/>
          <w:szCs w:val="24"/>
          <w:lang w:eastAsia="zh-CN"/>
        </w:rPr>
        <w:t>数据库：</w:t>
      </w:r>
      <w:r w:rsidRPr="001F4340">
        <w:rPr>
          <w:rFonts w:eastAsia="宋体"/>
          <w:sz w:val="24"/>
          <w:szCs w:val="24"/>
          <w:lang w:eastAsia="zh-CN"/>
        </w:rPr>
        <w:t xml:space="preserve"> </w:t>
      </w:r>
    </w:p>
    <w:p w14:paraId="15935009" w14:textId="77777777" w:rsidR="00FA348F" w:rsidRPr="00FA348F" w:rsidRDefault="00FA348F" w:rsidP="00FA348F">
      <w:p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b/>
          <w:bCs/>
          <w:sz w:val="24"/>
          <w:szCs w:val="24"/>
          <w:lang w:eastAsia="zh-CN"/>
        </w:rPr>
        <w:t>安全部署需求：</w:t>
      </w:r>
    </w:p>
    <w:p w14:paraId="4E35DE50" w14:textId="5354D64A" w:rsidR="00FA348F" w:rsidRPr="00FA348F" w:rsidRDefault="00FA348F" w:rsidP="00A90868">
      <w:pPr>
        <w:numPr>
          <w:ilvl w:val="0"/>
          <w:numId w:val="14"/>
        </w:numPr>
        <w:rPr>
          <w:rFonts w:eastAsia="宋体"/>
          <w:sz w:val="24"/>
          <w:szCs w:val="24"/>
          <w:lang w:eastAsia="zh-CN"/>
        </w:rPr>
      </w:pPr>
    </w:p>
    <w:p w14:paraId="3A9FD3F4" w14:textId="78ADC86B" w:rsidR="00E075BC" w:rsidRPr="001F4340" w:rsidRDefault="00FA348F" w:rsidP="00E075BC">
      <w:pPr>
        <w:rPr>
          <w:rFonts w:eastAsia="宋体"/>
          <w:sz w:val="24"/>
          <w:szCs w:val="24"/>
          <w:lang w:eastAsia="zh-CN"/>
        </w:rPr>
      </w:pPr>
      <w:r w:rsidRPr="00FA348F">
        <w:rPr>
          <w:rFonts w:eastAsia="宋体"/>
          <w:b/>
          <w:bCs/>
          <w:sz w:val="24"/>
          <w:szCs w:val="24"/>
          <w:lang w:eastAsia="zh-CN"/>
        </w:rPr>
        <w:t>负载均衡与高可用需求：</w:t>
      </w:r>
    </w:p>
    <w:p w14:paraId="44F2CEC7" w14:textId="2238E3C8" w:rsidR="00E075BC" w:rsidRPr="00E075BC" w:rsidRDefault="004A5FF3" w:rsidP="00E075BC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6</w:t>
      </w:r>
      <w:r w:rsidR="00E075BC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 xml:space="preserve">.3 </w:t>
      </w:r>
      <w:r w:rsidR="00E075BC" w:rsidRPr="00E075BC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 xml:space="preserve">DFS </w:t>
      </w:r>
      <w:r w:rsidR="00E075BC" w:rsidRPr="00E075BC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部署需求</w:t>
      </w:r>
    </w:p>
    <w:p w14:paraId="6C8DB443" w14:textId="77777777" w:rsidR="00FA348F" w:rsidRPr="00FA348F" w:rsidRDefault="00FA348F" w:rsidP="00FA348F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硬件需求（</w:t>
      </w:r>
      <w:r w:rsidRPr="00FA348F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 xml:space="preserve">DFS Hub </w:t>
      </w:r>
      <w:r w:rsidRPr="00FA348F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部署服务器）：</w:t>
      </w:r>
    </w:p>
    <w:p w14:paraId="13495392" w14:textId="1393A528" w:rsidR="00FA348F" w:rsidRPr="00FA348F" w:rsidRDefault="00FA348F" w:rsidP="00A9086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CPU</w:t>
      </w:r>
      <w:r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：</w:t>
      </w:r>
      <w:r w:rsidR="001F4340"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 xml:space="preserve"> </w:t>
      </w:r>
    </w:p>
    <w:p w14:paraId="7F17CACC" w14:textId="2233A183" w:rsidR="00FA348F" w:rsidRPr="00FA348F" w:rsidRDefault="00FA348F" w:rsidP="00A9086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内存：</w:t>
      </w:r>
    </w:p>
    <w:p w14:paraId="4ECBEE3E" w14:textId="5AB5BDA1" w:rsidR="00FA348F" w:rsidRPr="00FA348F" w:rsidRDefault="00FA348F" w:rsidP="00A9086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存储：</w:t>
      </w:r>
      <w:r w:rsidR="001F4340"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 xml:space="preserve"> </w:t>
      </w:r>
    </w:p>
    <w:p w14:paraId="007F9D5D" w14:textId="0938B696" w:rsidR="00FA348F" w:rsidRPr="00FA348F" w:rsidRDefault="00FA348F" w:rsidP="00A9086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网络：</w:t>
      </w:r>
    </w:p>
    <w:p w14:paraId="3AC4AE49" w14:textId="77777777" w:rsidR="00FA348F" w:rsidRPr="00FA348F" w:rsidRDefault="00FA348F" w:rsidP="00FA348F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软件环境：</w:t>
      </w:r>
    </w:p>
    <w:p w14:paraId="265EF486" w14:textId="183E1BBB" w:rsidR="00FA348F" w:rsidRPr="00FA348F" w:rsidRDefault="00FA348F" w:rsidP="00A9086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操作系统：</w:t>
      </w:r>
      <w:r w:rsidR="001F4340"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 xml:space="preserve"> </w:t>
      </w:r>
    </w:p>
    <w:p w14:paraId="23D77AFE" w14:textId="0D40A81C" w:rsidR="00FA348F" w:rsidRPr="00FA348F" w:rsidRDefault="00FA348F" w:rsidP="00A9086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容器化：</w:t>
      </w:r>
      <w:r w:rsidR="001F4340"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 xml:space="preserve"> </w:t>
      </w:r>
    </w:p>
    <w:p w14:paraId="1C963299" w14:textId="71882324" w:rsidR="00FA348F" w:rsidRPr="00FA348F" w:rsidRDefault="00FA348F" w:rsidP="00A9086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数据库：</w:t>
      </w:r>
    </w:p>
    <w:p w14:paraId="491FE6A2" w14:textId="07071ABF" w:rsidR="00FA348F" w:rsidRPr="00FA348F" w:rsidRDefault="00FA348F" w:rsidP="00A9086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消息中间件：</w:t>
      </w:r>
    </w:p>
    <w:p w14:paraId="67DFA087" w14:textId="3699C8C2" w:rsidR="00FA348F" w:rsidRPr="00FA348F" w:rsidRDefault="00FA348F" w:rsidP="00A9086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  <w:t>数据存储与处理引擎：</w:t>
      </w:r>
    </w:p>
    <w:p w14:paraId="091E466B" w14:textId="77777777" w:rsidR="00FA348F" w:rsidRPr="00FA348F" w:rsidRDefault="00FA348F" w:rsidP="00FA348F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安全与访问控制：</w:t>
      </w:r>
    </w:p>
    <w:p w14:paraId="4F1C2376" w14:textId="7023B688" w:rsidR="00FA348F" w:rsidRPr="00FA348F" w:rsidRDefault="00FA348F" w:rsidP="00A9086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</w:p>
    <w:p w14:paraId="058945B4" w14:textId="77777777" w:rsidR="00FA348F" w:rsidRPr="00FA348F" w:rsidRDefault="00FA348F" w:rsidP="00FA348F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协议与接口支持：</w:t>
      </w:r>
    </w:p>
    <w:p w14:paraId="09AC4A3E" w14:textId="251E6383" w:rsidR="00FA348F" w:rsidRPr="00FA348F" w:rsidRDefault="00FA348F" w:rsidP="00A9086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</w:p>
    <w:p w14:paraId="31A8F26F" w14:textId="77777777" w:rsidR="00FA348F" w:rsidRPr="00FA348F" w:rsidRDefault="00FA348F" w:rsidP="00FA348F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  <w:r w:rsidRPr="00FA348F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shd w:val="clear" w:color="auto" w:fill="FFFFFF"/>
          <w:lang w:eastAsia="zh-CN"/>
        </w:rPr>
        <w:t>部署架构：</w:t>
      </w:r>
    </w:p>
    <w:p w14:paraId="76881004" w14:textId="373BCD5C" w:rsidR="00D24083" w:rsidRPr="00FA348F" w:rsidRDefault="00D24083" w:rsidP="00A90868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shd w:val="clear" w:color="auto" w:fill="FFFFFF"/>
          <w:lang w:eastAsia="zh-CN"/>
        </w:rPr>
      </w:pPr>
    </w:p>
    <w:p w14:paraId="24FFFBB2" w14:textId="56167CAD" w:rsidR="00B771EE" w:rsidRDefault="00B771EE" w:rsidP="00A90868">
      <w:pPr>
        <w:pStyle w:val="1"/>
        <w:keepNext w:val="0"/>
        <w:keepLines w:val="0"/>
        <w:widowControl w:val="0"/>
        <w:numPr>
          <w:ilvl w:val="0"/>
          <w:numId w:val="8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</w:pPr>
      <w:r>
        <w:rPr>
          <w:rFonts w:ascii="Times New Roman" w:eastAsia="宋体" w:hAnsi="Times New Roman" w:cstheme="minorBidi" w:hint="eastAsia"/>
          <w:caps/>
          <w:color w:val="000000" w:themeColor="text1"/>
          <w:kern w:val="44"/>
          <w:sz w:val="36"/>
          <w:szCs w:val="36"/>
          <w:lang w:eastAsia="zh-CN"/>
        </w:rPr>
        <w:t>接口需求</w:t>
      </w:r>
    </w:p>
    <w:p w14:paraId="5F9E46FF" w14:textId="5CAF1812" w:rsidR="00B771EE" w:rsidRDefault="00B771EE" w:rsidP="00A90868">
      <w:pPr>
        <w:pStyle w:val="21"/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</w:pPr>
      <w:r w:rsidRPr="00B771EE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内部接口</w:t>
      </w:r>
    </w:p>
    <w:p w14:paraId="4A849E06" w14:textId="2ED252FE" w:rsidR="0003002A" w:rsidRPr="0003002A" w:rsidRDefault="0003002A" w:rsidP="0003002A">
      <w:pPr>
        <w:rPr>
          <w:rFonts w:eastAsia="宋体"/>
          <w:highlight w:val="yellow"/>
          <w:lang w:eastAsia="zh-CN"/>
        </w:rPr>
      </w:pPr>
      <w:r w:rsidRPr="0003002A">
        <w:rPr>
          <w:rFonts w:eastAsia="宋体"/>
          <w:highlight w:val="yellow"/>
          <w:lang w:eastAsia="zh-CN"/>
        </w:rPr>
        <w:t>（</w:t>
      </w:r>
      <w:r w:rsidRPr="0003002A">
        <w:rPr>
          <w:rFonts w:eastAsia="宋体"/>
          <w:highlight w:val="yellow"/>
          <w:lang w:eastAsia="zh-CN"/>
        </w:rPr>
        <w:t>DFS</w:t>
      </w:r>
      <w:r w:rsidRPr="0003002A">
        <w:rPr>
          <w:rFonts w:eastAsia="宋体"/>
          <w:highlight w:val="yellow"/>
          <w:lang w:eastAsia="zh-CN"/>
        </w:rPr>
        <w:t>与</w:t>
      </w:r>
      <w:r w:rsidRPr="0003002A">
        <w:rPr>
          <w:rFonts w:eastAsia="宋体"/>
          <w:highlight w:val="yellow"/>
          <w:lang w:eastAsia="zh-CN"/>
        </w:rPr>
        <w:t>FactVerse Designer</w:t>
      </w:r>
      <w:r w:rsidRPr="0003002A">
        <w:rPr>
          <w:rFonts w:eastAsia="宋体"/>
          <w:highlight w:val="yellow"/>
          <w:lang w:eastAsia="zh-CN"/>
        </w:rPr>
        <w:t>之间、</w:t>
      </w:r>
      <w:r w:rsidRPr="0003002A">
        <w:rPr>
          <w:rFonts w:eastAsia="宋体"/>
          <w:highlight w:val="yellow"/>
          <w:lang w:eastAsia="zh-CN"/>
        </w:rPr>
        <w:t>DFS</w:t>
      </w:r>
      <w:r w:rsidRPr="0003002A">
        <w:rPr>
          <w:rFonts w:eastAsia="宋体"/>
          <w:highlight w:val="yellow"/>
          <w:lang w:eastAsia="zh-CN"/>
        </w:rPr>
        <w:t>与平台服务端之间的数据接口）。</w:t>
      </w:r>
    </w:p>
    <w:p w14:paraId="45A0EC2E" w14:textId="6BF99DE2" w:rsidR="00B771EE" w:rsidRDefault="00B771EE" w:rsidP="00A90868">
      <w:pPr>
        <w:pStyle w:val="21"/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</w:pPr>
      <w:r w:rsidRPr="00B771EE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外部接口</w:t>
      </w:r>
    </w:p>
    <w:p w14:paraId="3FFD1ACA" w14:textId="4673E88A" w:rsidR="0003002A" w:rsidRPr="0003002A" w:rsidRDefault="0003002A" w:rsidP="0003002A">
      <w:pPr>
        <w:rPr>
          <w:rFonts w:eastAsia="宋体"/>
          <w:highlight w:val="yellow"/>
          <w:lang w:eastAsia="zh-CN"/>
        </w:rPr>
      </w:pPr>
      <w:r w:rsidRPr="0003002A">
        <w:rPr>
          <w:rFonts w:eastAsia="宋体"/>
          <w:highlight w:val="yellow"/>
          <w:lang w:eastAsia="zh-CN"/>
        </w:rPr>
        <w:t>（如</w:t>
      </w:r>
      <w:r w:rsidRPr="0003002A">
        <w:rPr>
          <w:rFonts w:eastAsia="宋体"/>
          <w:highlight w:val="yellow"/>
          <w:lang w:eastAsia="zh-CN"/>
        </w:rPr>
        <w:t>ERP</w:t>
      </w:r>
      <w:r w:rsidRPr="0003002A">
        <w:rPr>
          <w:rFonts w:eastAsia="宋体"/>
          <w:highlight w:val="yellow"/>
          <w:lang w:eastAsia="zh-CN"/>
        </w:rPr>
        <w:t>、</w:t>
      </w:r>
      <w:r w:rsidRPr="0003002A">
        <w:rPr>
          <w:rFonts w:eastAsia="宋体"/>
          <w:highlight w:val="yellow"/>
          <w:lang w:eastAsia="zh-CN"/>
        </w:rPr>
        <w:t>MES</w:t>
      </w:r>
      <w:r w:rsidRPr="0003002A">
        <w:rPr>
          <w:rFonts w:eastAsia="宋体"/>
          <w:highlight w:val="yellow"/>
          <w:lang w:eastAsia="zh-CN"/>
        </w:rPr>
        <w:t>、</w:t>
      </w:r>
      <w:r w:rsidRPr="0003002A">
        <w:rPr>
          <w:rFonts w:eastAsia="宋体"/>
          <w:highlight w:val="yellow"/>
          <w:lang w:eastAsia="zh-CN"/>
        </w:rPr>
        <w:t>PLM</w:t>
      </w:r>
      <w:r w:rsidRPr="0003002A">
        <w:rPr>
          <w:rFonts w:eastAsia="宋体"/>
          <w:highlight w:val="yellow"/>
          <w:lang w:eastAsia="zh-CN"/>
        </w:rPr>
        <w:t>接口，数据类型与数据频次等）</w:t>
      </w:r>
    </w:p>
    <w:p w14:paraId="6587F3A2" w14:textId="5DCB0EF3" w:rsidR="00B771EE" w:rsidRDefault="00B771EE" w:rsidP="00A90868">
      <w:pPr>
        <w:pStyle w:val="21"/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</w:pPr>
      <w:r w:rsidRPr="00B771EE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接口协议与标准</w:t>
      </w:r>
    </w:p>
    <w:p w14:paraId="64AD0CA5" w14:textId="7183E522" w:rsidR="0003002A" w:rsidRPr="0003002A" w:rsidRDefault="0003002A" w:rsidP="0003002A">
      <w:pPr>
        <w:rPr>
          <w:rFonts w:eastAsia="宋体"/>
          <w:highlight w:val="yellow"/>
          <w:lang w:eastAsia="zh-CN"/>
        </w:rPr>
      </w:pPr>
      <w:r w:rsidRPr="0003002A">
        <w:rPr>
          <w:rFonts w:eastAsia="宋体"/>
          <w:highlight w:val="yellow"/>
          <w:lang w:eastAsia="zh-CN"/>
        </w:rPr>
        <w:t>（详细定义接口通信协议，如</w:t>
      </w:r>
      <w:r w:rsidRPr="0003002A">
        <w:rPr>
          <w:rFonts w:eastAsia="宋体"/>
          <w:highlight w:val="yellow"/>
          <w:lang w:eastAsia="zh-CN"/>
        </w:rPr>
        <w:t>HTTP RESTful</w:t>
      </w:r>
      <w:r w:rsidRPr="0003002A">
        <w:rPr>
          <w:rFonts w:eastAsia="宋体"/>
          <w:highlight w:val="yellow"/>
          <w:lang w:eastAsia="zh-CN"/>
        </w:rPr>
        <w:t>、</w:t>
      </w:r>
      <w:r w:rsidRPr="0003002A">
        <w:rPr>
          <w:rFonts w:eastAsia="宋体"/>
          <w:highlight w:val="yellow"/>
          <w:lang w:eastAsia="zh-CN"/>
        </w:rPr>
        <w:t>SOAP</w:t>
      </w:r>
      <w:r w:rsidRPr="0003002A">
        <w:rPr>
          <w:rFonts w:eastAsia="宋体"/>
          <w:highlight w:val="yellow"/>
          <w:lang w:eastAsia="zh-CN"/>
        </w:rPr>
        <w:t>、</w:t>
      </w:r>
      <w:r w:rsidRPr="0003002A">
        <w:rPr>
          <w:rFonts w:eastAsia="宋体"/>
          <w:highlight w:val="yellow"/>
          <w:lang w:eastAsia="zh-CN"/>
        </w:rPr>
        <w:t>WebSocket</w:t>
      </w:r>
      <w:r w:rsidRPr="0003002A">
        <w:rPr>
          <w:rFonts w:eastAsia="宋体"/>
          <w:highlight w:val="yellow"/>
          <w:lang w:eastAsia="zh-CN"/>
        </w:rPr>
        <w:t>）。</w:t>
      </w:r>
    </w:p>
    <w:p w14:paraId="64EF63F2" w14:textId="7CC12940" w:rsidR="00D24083" w:rsidRPr="00D23432" w:rsidRDefault="00B771EE" w:rsidP="00D23432">
      <w:pPr>
        <w:pStyle w:val="1"/>
        <w:keepNext w:val="0"/>
        <w:keepLines w:val="0"/>
        <w:widowControl w:val="0"/>
        <w:spacing w:before="100" w:beforeAutospacing="1" w:after="100" w:afterAutospacing="1" w:line="360" w:lineRule="auto"/>
        <w:ind w:left="723" w:hangingChars="200" w:hanging="723"/>
        <w:contextualSpacing/>
        <w:jc w:val="both"/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</w:pPr>
      <w:r>
        <w:rPr>
          <w:rFonts w:ascii="Times New Roman" w:eastAsia="宋体" w:hAnsi="Times New Roman" w:cstheme="minorBidi" w:hint="eastAsia"/>
          <w:caps/>
          <w:color w:val="000000" w:themeColor="text1"/>
          <w:kern w:val="44"/>
          <w:sz w:val="36"/>
          <w:szCs w:val="36"/>
          <w:lang w:eastAsia="zh-CN"/>
        </w:rPr>
        <w:t xml:space="preserve">8. </w:t>
      </w:r>
      <w:r w:rsidRPr="00D23432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>质量保证与验收要求</w:t>
      </w:r>
    </w:p>
    <w:p w14:paraId="4EDA14D4" w14:textId="4196DA8E" w:rsidR="00D24083" w:rsidRDefault="0003002A" w:rsidP="002E7511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8</w:t>
      </w:r>
      <w:r w:rsidR="002E7511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.1</w:t>
      </w:r>
      <w:r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 xml:space="preserve"> </w:t>
      </w:r>
      <w:r w:rsidR="002E7511" w:rsidRPr="002E7511"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  <w:t>开</w:t>
      </w:r>
      <w:r w:rsidR="002E7511" w:rsidRPr="002E7511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发标准与规范</w:t>
      </w:r>
    </w:p>
    <w:p w14:paraId="799ABC67" w14:textId="76E9AD5B" w:rsidR="00B771EE" w:rsidRPr="00B771EE" w:rsidRDefault="00B771EE" w:rsidP="00A90868">
      <w:pPr>
        <w:pStyle w:val="ae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遵循</w:t>
      </w:r>
      <w:r w:rsidRPr="00B771EE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 xml:space="preserve">GB/T 25000 </w:t>
      </w:r>
      <w:r w:rsidRPr="00B771EE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软件工程标准</w:t>
      </w:r>
    </w:p>
    <w:p w14:paraId="28D7E474" w14:textId="1142A1A3" w:rsidR="00B771EE" w:rsidRPr="00B771EE" w:rsidRDefault="00B771EE" w:rsidP="00A90868">
      <w:pPr>
        <w:pStyle w:val="ae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代码注释与编写必须清晰，符合规范的开发语言编码标准</w:t>
      </w:r>
    </w:p>
    <w:p w14:paraId="4274BA31" w14:textId="7D640E1A" w:rsidR="002E7511" w:rsidRPr="00B771EE" w:rsidRDefault="00B771EE" w:rsidP="00A90868">
      <w:pPr>
        <w:pStyle w:val="ae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严格执行</w:t>
      </w:r>
      <w:r w:rsidRPr="00B771EE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 xml:space="preserve">ISO/IEC 27001 </w:t>
      </w:r>
      <w:r w:rsidRPr="00B771EE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信息安全管理体系</w:t>
      </w:r>
    </w:p>
    <w:p w14:paraId="1F5DE1A8" w14:textId="4215E96C" w:rsidR="00D24083" w:rsidRPr="002E7511" w:rsidRDefault="0003002A" w:rsidP="002E7511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8</w:t>
      </w:r>
      <w:r w:rsidR="002E7511" w:rsidRPr="002E7511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.2</w:t>
      </w:r>
      <w:r w:rsidR="003120F5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 xml:space="preserve"> </w:t>
      </w:r>
      <w:r w:rsidR="002E7511" w:rsidRPr="002E7511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测试要求</w:t>
      </w:r>
    </w:p>
    <w:p w14:paraId="5A251BE0" w14:textId="531DA689" w:rsidR="00B771EE" w:rsidRPr="00B771EE" w:rsidRDefault="00B771EE" w:rsidP="00A90868">
      <w:pPr>
        <w:pStyle w:val="ae"/>
        <w:numPr>
          <w:ilvl w:val="0"/>
          <w:numId w:val="23"/>
        </w:numPr>
        <w:tabs>
          <w:tab w:val="clear" w:pos="720"/>
        </w:tabs>
        <w:spacing w:before="100" w:beforeAutospacing="1" w:after="100" w:afterAutospacing="1" w:line="360" w:lineRule="auto"/>
        <w:ind w:left="426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测试类型：</w:t>
      </w:r>
    </w:p>
    <w:p w14:paraId="5CAB4BE5" w14:textId="77777777" w:rsidR="00B771EE" w:rsidRPr="00B771EE" w:rsidRDefault="00B771EE" w:rsidP="00A90868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单元测试（代码级测试，覆盖率</w:t>
      </w:r>
      <w:r w:rsidRPr="00B771EE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≥85%</w:t>
      </w:r>
      <w:r w:rsidRPr="00B771EE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）</w:t>
      </w:r>
    </w:p>
    <w:p w14:paraId="328B8322" w14:textId="77777777" w:rsidR="00B771EE" w:rsidRPr="00B771EE" w:rsidRDefault="00B771EE" w:rsidP="00A90868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lastRenderedPageBreak/>
        <w:t>集成测试（功能模块之间的接口测试）</w:t>
      </w:r>
    </w:p>
    <w:p w14:paraId="2D327B41" w14:textId="77777777" w:rsidR="00B771EE" w:rsidRPr="00B771EE" w:rsidRDefault="00B771EE" w:rsidP="00A90868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系统测试（全功能测试，包含异常与边界条件）</w:t>
      </w:r>
    </w:p>
    <w:p w14:paraId="04AF4688" w14:textId="77777777" w:rsidR="00B771EE" w:rsidRPr="00B771EE" w:rsidRDefault="00B771EE" w:rsidP="00A90868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性能测试（响应时间、负载能力、稳定性测试）</w:t>
      </w:r>
    </w:p>
    <w:p w14:paraId="533181AF" w14:textId="77777777" w:rsidR="00B771EE" w:rsidRPr="00B771EE" w:rsidRDefault="00B771EE" w:rsidP="00A90868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安全测试（漏洞扫描、权限控制、渗透测试）</w:t>
      </w:r>
    </w:p>
    <w:p w14:paraId="2D48EBD8" w14:textId="0C5D153A" w:rsidR="00B771EE" w:rsidRPr="0003002A" w:rsidRDefault="0003002A" w:rsidP="0003002A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 xml:space="preserve">8.3 </w:t>
      </w:r>
      <w:r w:rsidR="00B771EE" w:rsidRPr="0003002A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验收标准</w:t>
      </w:r>
    </w:p>
    <w:p w14:paraId="7972CD45" w14:textId="7C432927" w:rsidR="0003002A" w:rsidRDefault="0003002A" w:rsidP="0003002A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验收流程</w:t>
      </w:r>
    </w:p>
    <w:p w14:paraId="7865C9E1" w14:textId="3A5AFE7A" w:rsidR="0003002A" w:rsidRPr="0003002A" w:rsidRDefault="0003002A" w:rsidP="0003002A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验收项</w:t>
      </w:r>
    </w:p>
    <w:p w14:paraId="338C00A2" w14:textId="77777777" w:rsidR="0003002A" w:rsidRPr="0003002A" w:rsidRDefault="0003002A" w:rsidP="0003002A">
      <w:pPr>
        <w:spacing w:after="0" w:line="240" w:lineRule="auto"/>
        <w:rPr>
          <w:rFonts w:ascii="宋体" w:eastAsia="宋体" w:hAnsi="宋体" w:cs="宋体" w:hint="eastAsia"/>
          <w:vanish/>
          <w:sz w:val="24"/>
          <w:szCs w:val="24"/>
          <w:lang w:eastAsia="zh-CN"/>
        </w:rPr>
      </w:pPr>
    </w:p>
    <w:p w14:paraId="0F8E20B3" w14:textId="77777777" w:rsidR="0003002A" w:rsidRPr="0003002A" w:rsidRDefault="0003002A" w:rsidP="0003002A">
      <w:pPr>
        <w:spacing w:after="0" w:line="240" w:lineRule="auto"/>
        <w:rPr>
          <w:rFonts w:ascii="宋体" w:eastAsia="宋体" w:hAnsi="宋体" w:cs="宋体" w:hint="eastAsia"/>
          <w:vanish/>
          <w:sz w:val="24"/>
          <w:szCs w:val="24"/>
          <w:lang w:eastAsia="zh-CN"/>
        </w:rPr>
      </w:pP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180"/>
        <w:gridCol w:w="1180"/>
        <w:gridCol w:w="1180"/>
        <w:gridCol w:w="1656"/>
      </w:tblGrid>
      <w:tr w:rsidR="0003002A" w:rsidRPr="0003002A" w14:paraId="569599DC" w14:textId="77777777" w:rsidTr="000300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3ECEF" w14:textId="77777777" w:rsidR="0003002A" w:rsidRPr="0003002A" w:rsidRDefault="0003002A" w:rsidP="0003002A">
            <w:pPr>
              <w:spacing w:before="100" w:beforeAutospacing="1" w:after="100" w:afterAutospacing="1" w:line="360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</w:pPr>
            <w:r w:rsidRPr="0003002A"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  <w:t>验收项</w:t>
            </w:r>
          </w:p>
        </w:tc>
        <w:tc>
          <w:tcPr>
            <w:tcW w:w="0" w:type="auto"/>
            <w:hideMark/>
          </w:tcPr>
          <w:p w14:paraId="48055F9F" w14:textId="77777777" w:rsidR="0003002A" w:rsidRPr="0003002A" w:rsidRDefault="0003002A" w:rsidP="0003002A">
            <w:pPr>
              <w:spacing w:before="100" w:beforeAutospacing="1" w:after="100" w:afterAutospacing="1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</w:pPr>
            <w:r w:rsidRPr="0003002A"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  <w:t>验收标准</w:t>
            </w:r>
          </w:p>
        </w:tc>
        <w:tc>
          <w:tcPr>
            <w:tcW w:w="0" w:type="auto"/>
            <w:hideMark/>
          </w:tcPr>
          <w:p w14:paraId="11322597" w14:textId="77777777" w:rsidR="0003002A" w:rsidRPr="0003002A" w:rsidRDefault="0003002A" w:rsidP="0003002A">
            <w:pPr>
              <w:spacing w:before="100" w:beforeAutospacing="1" w:after="100" w:afterAutospacing="1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</w:pPr>
            <w:r w:rsidRPr="0003002A"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  <w:t>验收方式</w:t>
            </w:r>
          </w:p>
        </w:tc>
        <w:tc>
          <w:tcPr>
            <w:tcW w:w="0" w:type="auto"/>
            <w:hideMark/>
          </w:tcPr>
          <w:p w14:paraId="4BD8C8A1" w14:textId="77777777" w:rsidR="0003002A" w:rsidRPr="0003002A" w:rsidRDefault="0003002A" w:rsidP="0003002A">
            <w:pPr>
              <w:spacing w:before="100" w:beforeAutospacing="1" w:after="100" w:afterAutospacing="1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</w:pPr>
            <w:r w:rsidRPr="0003002A"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  <w:t>提交材料</w:t>
            </w:r>
          </w:p>
        </w:tc>
      </w:tr>
      <w:tr w:rsidR="0003002A" w:rsidRPr="0003002A" w14:paraId="1D0D6458" w14:textId="77777777" w:rsidTr="000300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C70CD" w14:textId="77777777" w:rsidR="0003002A" w:rsidRPr="0003002A" w:rsidRDefault="0003002A" w:rsidP="0003002A">
            <w:pPr>
              <w:spacing w:before="100" w:beforeAutospacing="1" w:after="100" w:afterAutospacing="1" w:line="360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</w:pPr>
            <w:r w:rsidRPr="0003002A"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  <w:t>性能测试</w:t>
            </w:r>
          </w:p>
        </w:tc>
        <w:tc>
          <w:tcPr>
            <w:tcW w:w="0" w:type="auto"/>
            <w:hideMark/>
          </w:tcPr>
          <w:p w14:paraId="5DC0472E" w14:textId="6A04198D" w:rsidR="0003002A" w:rsidRPr="0003002A" w:rsidRDefault="0003002A" w:rsidP="0003002A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</w:pPr>
          </w:p>
        </w:tc>
        <w:tc>
          <w:tcPr>
            <w:tcW w:w="0" w:type="auto"/>
            <w:hideMark/>
          </w:tcPr>
          <w:p w14:paraId="3477A054" w14:textId="3A551B00" w:rsidR="0003002A" w:rsidRPr="0003002A" w:rsidRDefault="0003002A" w:rsidP="0003002A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</w:pPr>
          </w:p>
        </w:tc>
        <w:tc>
          <w:tcPr>
            <w:tcW w:w="0" w:type="auto"/>
            <w:hideMark/>
          </w:tcPr>
          <w:p w14:paraId="6C4E9094" w14:textId="77777777" w:rsidR="0003002A" w:rsidRPr="0003002A" w:rsidRDefault="0003002A" w:rsidP="0003002A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</w:pPr>
            <w:r w:rsidRPr="0003002A"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  <w:t>性能测试报告</w:t>
            </w:r>
          </w:p>
        </w:tc>
      </w:tr>
      <w:tr w:rsidR="0003002A" w:rsidRPr="0003002A" w14:paraId="0FEF291E" w14:textId="77777777" w:rsidTr="000300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F5112" w14:textId="77777777" w:rsidR="0003002A" w:rsidRPr="0003002A" w:rsidRDefault="0003002A" w:rsidP="0003002A">
            <w:pPr>
              <w:spacing w:before="100" w:beforeAutospacing="1" w:after="100" w:afterAutospacing="1" w:line="360" w:lineRule="auto"/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</w:pPr>
            <w:r w:rsidRPr="0003002A"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  <w:t>安全测试</w:t>
            </w:r>
          </w:p>
        </w:tc>
        <w:tc>
          <w:tcPr>
            <w:tcW w:w="0" w:type="auto"/>
            <w:hideMark/>
          </w:tcPr>
          <w:p w14:paraId="1D65F5DC" w14:textId="1F925D7A" w:rsidR="0003002A" w:rsidRPr="0003002A" w:rsidRDefault="0003002A" w:rsidP="0003002A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</w:pPr>
          </w:p>
        </w:tc>
        <w:tc>
          <w:tcPr>
            <w:tcW w:w="0" w:type="auto"/>
            <w:hideMark/>
          </w:tcPr>
          <w:p w14:paraId="6B95B5FC" w14:textId="6DF9B49A" w:rsidR="0003002A" w:rsidRPr="0003002A" w:rsidRDefault="0003002A" w:rsidP="0003002A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</w:pPr>
          </w:p>
        </w:tc>
        <w:tc>
          <w:tcPr>
            <w:tcW w:w="0" w:type="auto"/>
            <w:hideMark/>
          </w:tcPr>
          <w:p w14:paraId="6973862C" w14:textId="77777777" w:rsidR="0003002A" w:rsidRPr="0003002A" w:rsidRDefault="0003002A" w:rsidP="0003002A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</w:pPr>
            <w:r w:rsidRPr="0003002A">
              <w:rPr>
                <w:rFonts w:ascii="Times New Roman" w:eastAsia="宋体" w:hAnsi="Times New Roman" w:cs="Times New Roman"/>
                <w:color w:val="000000" w:themeColor="text1"/>
                <w:sz w:val="24"/>
                <w:szCs w:val="32"/>
                <w:highlight w:val="yellow"/>
                <w:shd w:val="clear" w:color="auto" w:fill="FFFFFF"/>
                <w:lang w:eastAsia="zh-CN"/>
              </w:rPr>
              <w:t>安全测试报告</w:t>
            </w:r>
          </w:p>
        </w:tc>
      </w:tr>
    </w:tbl>
    <w:p w14:paraId="4C2242FA" w14:textId="77777777" w:rsidR="0003002A" w:rsidRPr="0003002A" w:rsidRDefault="0003002A" w:rsidP="0003002A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</w:p>
    <w:p w14:paraId="358EABA6" w14:textId="5DA1D823" w:rsidR="00D24083" w:rsidRPr="002E7511" w:rsidRDefault="0003002A" w:rsidP="002E7511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lang w:eastAsia="zh-CN"/>
        </w:rPr>
      </w:pPr>
      <w:r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8</w:t>
      </w:r>
      <w:r w:rsidR="002E7511" w:rsidRPr="002E7511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.3</w:t>
      </w:r>
      <w:r w:rsidRPr="002E7511"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  <w:t>文档交付清单</w:t>
      </w:r>
    </w:p>
    <w:p w14:paraId="2E24B924" w14:textId="5700DA6C" w:rsidR="00B771EE" w:rsidRPr="00B771EE" w:rsidRDefault="00B771EE" w:rsidP="00A90868">
      <w:pPr>
        <w:pStyle w:val="ae"/>
        <w:numPr>
          <w:ilvl w:val="0"/>
          <w:numId w:val="23"/>
        </w:numPr>
        <w:tabs>
          <w:tab w:val="clear" w:pos="720"/>
        </w:tabs>
        <w:spacing w:before="100" w:beforeAutospacing="1" w:after="100" w:afterAutospacing="1" w:line="360" w:lineRule="auto"/>
        <w:ind w:left="426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详细设计文档（软件架构、数据模型、流程图）</w:t>
      </w:r>
    </w:p>
    <w:p w14:paraId="00BFFA77" w14:textId="46208A0F" w:rsidR="00B771EE" w:rsidRPr="00B771EE" w:rsidRDefault="00B771EE" w:rsidP="00A90868">
      <w:pPr>
        <w:pStyle w:val="ae"/>
        <w:numPr>
          <w:ilvl w:val="0"/>
          <w:numId w:val="23"/>
        </w:numPr>
        <w:tabs>
          <w:tab w:val="clear" w:pos="720"/>
        </w:tabs>
        <w:spacing w:before="100" w:beforeAutospacing="1" w:after="100" w:afterAutospacing="1" w:line="360" w:lineRule="auto"/>
        <w:ind w:left="426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用户使用手册（最终用户使用指南）</w:t>
      </w:r>
    </w:p>
    <w:p w14:paraId="570454AF" w14:textId="0596393B" w:rsidR="00B771EE" w:rsidRPr="00B771EE" w:rsidRDefault="00B771EE" w:rsidP="00A90868">
      <w:pPr>
        <w:pStyle w:val="ae"/>
        <w:numPr>
          <w:ilvl w:val="0"/>
          <w:numId w:val="23"/>
        </w:numPr>
        <w:tabs>
          <w:tab w:val="clear" w:pos="720"/>
        </w:tabs>
        <w:spacing w:before="100" w:beforeAutospacing="1" w:after="100" w:afterAutospacing="1" w:line="360" w:lineRule="auto"/>
        <w:ind w:left="426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系统安装部署手册（详细部署步骤与注意事项）</w:t>
      </w:r>
    </w:p>
    <w:p w14:paraId="75C6EC76" w14:textId="2DD54A67" w:rsidR="00B771EE" w:rsidRPr="00B771EE" w:rsidRDefault="00B771EE" w:rsidP="00A90868">
      <w:pPr>
        <w:pStyle w:val="ae"/>
        <w:numPr>
          <w:ilvl w:val="0"/>
          <w:numId w:val="23"/>
        </w:numPr>
        <w:tabs>
          <w:tab w:val="clear" w:pos="720"/>
        </w:tabs>
        <w:spacing w:before="100" w:beforeAutospacing="1" w:after="100" w:afterAutospacing="1" w:line="360" w:lineRule="auto"/>
        <w:ind w:left="426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维护手册与应急处理手册（日常运维、故障排查方案）</w:t>
      </w:r>
    </w:p>
    <w:p w14:paraId="37B8A945" w14:textId="6B6A60CD" w:rsidR="00D24083" w:rsidRPr="00B771EE" w:rsidRDefault="00B771EE" w:rsidP="00A90868">
      <w:pPr>
        <w:pStyle w:val="ae"/>
        <w:numPr>
          <w:ilvl w:val="0"/>
          <w:numId w:val="23"/>
        </w:numPr>
        <w:tabs>
          <w:tab w:val="clear" w:pos="720"/>
        </w:tabs>
        <w:spacing w:before="100" w:beforeAutospacing="1" w:after="100" w:afterAutospacing="1" w:line="360" w:lineRule="auto"/>
        <w:ind w:left="426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B771EE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测试用例与报告（包含测试方案、测试结果与问题跟踪）</w:t>
      </w:r>
    </w:p>
    <w:p w14:paraId="21F3780B" w14:textId="77777777" w:rsidR="002E7511" w:rsidRPr="002E7511" w:rsidRDefault="002E7511" w:rsidP="002E7511">
      <w:pPr>
        <w:pStyle w:val="1"/>
        <w:keepNext w:val="0"/>
        <w:keepLines w:val="0"/>
        <w:widowControl w:val="0"/>
        <w:spacing w:before="100" w:beforeAutospacing="1" w:after="100" w:afterAutospacing="1" w:line="360" w:lineRule="auto"/>
        <w:ind w:left="723" w:hangingChars="200" w:hanging="723"/>
        <w:contextualSpacing/>
        <w:jc w:val="both"/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</w:pPr>
      <w:r w:rsidRPr="002E7511">
        <w:rPr>
          <w:rFonts w:ascii="Times New Roman" w:eastAsia="宋体" w:hAnsi="Times New Roman" w:cstheme="minorBidi"/>
          <w:caps/>
          <w:color w:val="000000" w:themeColor="text1"/>
          <w:kern w:val="44"/>
          <w:sz w:val="36"/>
          <w:szCs w:val="36"/>
          <w:lang w:eastAsia="zh-CN"/>
        </w:rPr>
        <w:t>附</w:t>
      </w:r>
      <w:r w:rsidRPr="002E7511">
        <w:rPr>
          <w:rFonts w:ascii="Times New Roman" w:eastAsia="宋体" w:hAnsi="Times New Roman" w:cstheme="minorBidi" w:hint="eastAsia"/>
          <w:caps/>
          <w:color w:val="000000" w:themeColor="text1"/>
          <w:kern w:val="44"/>
          <w:sz w:val="36"/>
          <w:szCs w:val="36"/>
          <w:lang w:eastAsia="zh-CN"/>
        </w:rPr>
        <w:t>录</w:t>
      </w:r>
    </w:p>
    <w:p w14:paraId="1450F991" w14:textId="18539D5B" w:rsidR="002E7511" w:rsidRPr="002E7511" w:rsidRDefault="002E7511" w:rsidP="002E7511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</w:pPr>
      <w:r w:rsidRPr="002E7511"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  <w:t xml:space="preserve">A. </w:t>
      </w:r>
      <w:r w:rsidRPr="002E7511"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  <w:t>流程</w:t>
      </w:r>
      <w:r w:rsidRPr="002E7511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图</w:t>
      </w:r>
      <w:r w:rsidRPr="002E7511"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  <w:t>/</w:t>
      </w:r>
      <w:r w:rsidRPr="002E7511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页面原型</w:t>
      </w:r>
    </w:p>
    <w:p w14:paraId="2CCAEBF1" w14:textId="35C0DE65" w:rsidR="00AF1F1E" w:rsidRDefault="00AF1F1E" w:rsidP="002E7511">
      <w:pPr>
        <w:rPr>
          <w:ins w:id="1" w:author="Qianxiao Zhang 张千晓" w:date="2025-04-11T11:59:00Z" w16du:dateUtc="2025-04-11T03:59:00Z"/>
          <w:rFonts w:eastAsia="宋体" w:hint="eastAsia"/>
          <w:noProof/>
          <w:lang w:eastAsia="zh-CN"/>
        </w:rPr>
      </w:pPr>
      <w:ins w:id="2" w:author="Qianxiao Zhang 张千晓" w:date="2025-04-11T11:59:00Z" w16du:dateUtc="2025-04-11T03:59:00Z">
        <w:r>
          <w:rPr>
            <w:rFonts w:eastAsia="宋体" w:hint="eastAsia"/>
            <w:noProof/>
            <w:lang w:eastAsia="zh-CN"/>
          </w:rPr>
          <w:t xml:space="preserve">1 </w:t>
        </w:r>
        <w:r>
          <w:rPr>
            <w:rFonts w:eastAsia="宋体" w:hint="eastAsia"/>
            <w:noProof/>
            <w:lang w:eastAsia="zh-CN"/>
          </w:rPr>
          <w:t>功能架构图</w:t>
        </w:r>
      </w:ins>
      <w:ins w:id="3" w:author="Qianxiao Zhang 张千晓" w:date="2025-04-11T13:38:00Z" w16du:dateUtc="2025-04-11T05:38:00Z">
        <w:r w:rsidR="00B3506D">
          <w:rPr>
            <w:rFonts w:eastAsia="宋体" w:hint="eastAsia"/>
            <w:noProof/>
            <w:lang w:eastAsia="zh-CN"/>
          </w:rPr>
          <w:t>及模块说明</w:t>
        </w:r>
      </w:ins>
    </w:p>
    <w:p w14:paraId="0182F2AA" w14:textId="637F7C28" w:rsidR="002E7511" w:rsidRDefault="00C715EC" w:rsidP="002E7511">
      <w:pPr>
        <w:rPr>
          <w:ins w:id="4" w:author="Qianxiao Zhang 张千晓" w:date="2025-04-11T11:59:00Z" w16du:dateUtc="2025-04-11T03:59:00Z"/>
          <w:rFonts w:eastAsia="宋体"/>
          <w:lang w:eastAsia="zh-CN"/>
        </w:rPr>
      </w:pPr>
      <w:ins w:id="5" w:author="Qianxiao Zhang 张千晓" w:date="2025-04-11T11:23:00Z" w16du:dateUtc="2025-04-11T03:23:00Z">
        <w:r>
          <w:rPr>
            <w:noProof/>
          </w:rPr>
          <w:lastRenderedPageBreak/>
          <w:drawing>
            <wp:inline distT="0" distB="0" distL="0" distR="0" wp14:anchorId="36D06FC0" wp14:editId="25A0DF5C">
              <wp:extent cx="5486400" cy="3609975"/>
              <wp:effectExtent l="0" t="0" r="0" b="9525"/>
              <wp:docPr id="1193692025" name="图片 1" descr="图示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93692025" name="图片 1" descr="图示&#10;&#10;AI 生成的内容可能不正确。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36099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591F3AC" w14:textId="77777777" w:rsidR="00B3506D" w:rsidRPr="00B3506D" w:rsidRDefault="00B3506D" w:rsidP="00B3506D">
      <w:pPr>
        <w:rPr>
          <w:ins w:id="6" w:author="Qianxiao Zhang 张千晓" w:date="2025-04-11T13:39:00Z" w16du:dateUtc="2025-04-11T05:39:00Z"/>
          <w:rFonts w:ascii="宋体" w:eastAsia="宋体" w:hAnsi="宋体" w:hint="eastAsia"/>
          <w:b/>
          <w:bCs/>
          <w:lang w:eastAsia="zh-CN"/>
          <w:rPrChange w:id="7" w:author="Qianxiao Zhang 张千晓" w:date="2025-04-11T13:39:00Z" w16du:dateUtc="2025-04-11T05:39:00Z">
            <w:rPr>
              <w:ins w:id="8" w:author="Qianxiao Zhang 张千晓" w:date="2025-04-11T13:39:00Z" w16du:dateUtc="2025-04-11T05:39:00Z"/>
              <w:rFonts w:hint="eastAsia"/>
              <w:b/>
              <w:bCs/>
              <w:lang w:eastAsia="zh-CN"/>
            </w:rPr>
          </w:rPrChange>
        </w:rPr>
      </w:pPr>
      <w:ins w:id="9" w:author="Qianxiao Zhang 张千晓" w:date="2025-04-11T13:39:00Z" w16du:dateUtc="2025-04-11T05:39:00Z">
        <w:r w:rsidRPr="00B3506D">
          <w:rPr>
            <w:rFonts w:ascii="宋体" w:eastAsia="宋体" w:hAnsi="宋体" w:hint="eastAsia"/>
            <w:b/>
            <w:bCs/>
            <w:lang w:eastAsia="zh-CN"/>
            <w:rPrChange w:id="10" w:author="Qianxiao Zhang 张千晓" w:date="2025-04-11T13:39:00Z" w16du:dateUtc="2025-04-11T05:39:00Z">
              <w:rPr>
                <w:rFonts w:hint="eastAsia"/>
                <w:b/>
                <w:bCs/>
                <w:lang w:eastAsia="zh-CN"/>
              </w:rPr>
            </w:rPrChange>
          </w:rPr>
          <w:t>各模块说明：</w:t>
        </w:r>
      </w:ins>
    </w:p>
    <w:p w14:paraId="2B3E02E6" w14:textId="77777777" w:rsidR="00B3506D" w:rsidRPr="00B3506D" w:rsidRDefault="00B3506D" w:rsidP="00B3506D">
      <w:pPr>
        <w:rPr>
          <w:ins w:id="11" w:author="Qianxiao Zhang 张千晓" w:date="2025-04-11T13:39:00Z" w16du:dateUtc="2025-04-11T05:39:00Z"/>
          <w:rFonts w:ascii="宋体" w:eastAsia="宋体" w:hAnsi="宋体" w:hint="eastAsia"/>
          <w:lang w:eastAsia="zh-CN"/>
          <w:rPrChange w:id="12" w:author="Qianxiao Zhang 张千晓" w:date="2025-04-11T13:39:00Z" w16du:dateUtc="2025-04-11T05:39:00Z">
            <w:rPr>
              <w:ins w:id="13" w:author="Qianxiao Zhang 张千晓" w:date="2025-04-11T13:39:00Z" w16du:dateUtc="2025-04-11T05:39:00Z"/>
              <w:rFonts w:hint="eastAsia"/>
              <w:lang w:eastAsia="zh-CN"/>
            </w:rPr>
          </w:rPrChange>
        </w:rPr>
      </w:pPr>
      <w:ins w:id="14" w:author="Qianxiao Zhang 张千晓" w:date="2025-04-11T13:39:00Z" w16du:dateUtc="2025-04-11T05:39:00Z">
        <w:r w:rsidRPr="00B3506D">
          <w:rPr>
            <w:rFonts w:ascii="宋体" w:eastAsia="宋体" w:hAnsi="宋体" w:hint="eastAsia"/>
            <w:lang w:eastAsia="zh-CN"/>
            <w:rPrChange w:id="15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①数据接入：可通过各类协议将数据接入至</w:t>
        </w:r>
        <w:r w:rsidRPr="00B3506D">
          <w:rPr>
            <w:rFonts w:ascii="宋体" w:eastAsia="宋体" w:hAnsi="宋体" w:hint="eastAsia"/>
            <w:lang w:eastAsia="zh-CN"/>
            <w:rPrChange w:id="16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DFS</w:t>
        </w:r>
        <w:r w:rsidRPr="00B3506D">
          <w:rPr>
            <w:rFonts w:ascii="宋体" w:eastAsia="宋体" w:hAnsi="宋体" w:hint="eastAsia"/>
            <w:lang w:eastAsia="zh-CN"/>
            <w:rPrChange w:id="17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中。该模块是</w:t>
        </w:r>
        <w:r w:rsidRPr="00B3506D">
          <w:rPr>
            <w:rFonts w:ascii="宋体" w:eastAsia="宋体" w:hAnsi="宋体" w:hint="eastAsia"/>
            <w:lang w:eastAsia="zh-CN"/>
            <w:rPrChange w:id="18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DFS</w:t>
        </w:r>
        <w:r w:rsidRPr="00B3506D">
          <w:rPr>
            <w:rFonts w:ascii="宋体" w:eastAsia="宋体" w:hAnsi="宋体" w:hint="eastAsia"/>
            <w:lang w:eastAsia="zh-CN"/>
            <w:rPrChange w:id="19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的基础模块，不可单独售卖；</w:t>
        </w:r>
      </w:ins>
    </w:p>
    <w:p w14:paraId="050208B3" w14:textId="77777777" w:rsidR="00B3506D" w:rsidRPr="00B3506D" w:rsidRDefault="00B3506D" w:rsidP="00B3506D">
      <w:pPr>
        <w:rPr>
          <w:ins w:id="20" w:author="Qianxiao Zhang 张千晓" w:date="2025-04-11T13:39:00Z" w16du:dateUtc="2025-04-11T05:39:00Z"/>
          <w:rFonts w:ascii="宋体" w:eastAsia="宋体" w:hAnsi="宋体" w:hint="eastAsia"/>
          <w:lang w:eastAsia="zh-CN"/>
          <w:rPrChange w:id="21" w:author="Qianxiao Zhang 张千晓" w:date="2025-04-11T13:39:00Z" w16du:dateUtc="2025-04-11T05:39:00Z">
            <w:rPr>
              <w:ins w:id="22" w:author="Qianxiao Zhang 张千晓" w:date="2025-04-11T13:39:00Z" w16du:dateUtc="2025-04-11T05:39:00Z"/>
              <w:rFonts w:hint="eastAsia"/>
              <w:lang w:eastAsia="zh-CN"/>
            </w:rPr>
          </w:rPrChange>
        </w:rPr>
      </w:pPr>
      <w:ins w:id="23" w:author="Qianxiao Zhang 张千晓" w:date="2025-04-11T13:39:00Z" w16du:dateUtc="2025-04-11T05:39:00Z">
        <w:r w:rsidRPr="00B3506D">
          <w:rPr>
            <w:rFonts w:ascii="宋体" w:eastAsia="宋体" w:hAnsi="宋体" w:hint="eastAsia"/>
            <w:lang w:eastAsia="zh-CN"/>
            <w:rPrChange w:id="24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②数据映射：将接入的数据与数字孪生体建立联系，确保接入的数据可以在数字孪生体中展示。该模块提供</w:t>
        </w:r>
        <w:r w:rsidRPr="00B3506D">
          <w:rPr>
            <w:rFonts w:ascii="宋体" w:eastAsia="宋体" w:hAnsi="宋体" w:hint="eastAsia"/>
            <w:lang w:eastAsia="zh-CN"/>
            <w:rPrChange w:id="25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DFS</w:t>
        </w:r>
        <w:r w:rsidRPr="00B3506D">
          <w:rPr>
            <w:rFonts w:ascii="宋体" w:eastAsia="宋体" w:hAnsi="宋体" w:hint="eastAsia"/>
            <w:lang w:eastAsia="zh-CN"/>
            <w:rPrChange w:id="26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的基本能力，依赖①数据接入模块提供的数据。</w:t>
        </w:r>
      </w:ins>
    </w:p>
    <w:p w14:paraId="3A147805" w14:textId="77777777" w:rsidR="00B3506D" w:rsidRPr="00B3506D" w:rsidRDefault="00B3506D" w:rsidP="00B3506D">
      <w:pPr>
        <w:rPr>
          <w:ins w:id="27" w:author="Qianxiao Zhang 张千晓" w:date="2025-04-11T13:39:00Z" w16du:dateUtc="2025-04-11T05:39:00Z"/>
          <w:rFonts w:ascii="宋体" w:eastAsia="宋体" w:hAnsi="宋体" w:hint="eastAsia"/>
          <w:lang w:eastAsia="zh-CN"/>
          <w:rPrChange w:id="28" w:author="Qianxiao Zhang 张千晓" w:date="2025-04-11T13:39:00Z" w16du:dateUtc="2025-04-11T05:39:00Z">
            <w:rPr>
              <w:ins w:id="29" w:author="Qianxiao Zhang 张千晓" w:date="2025-04-11T13:39:00Z" w16du:dateUtc="2025-04-11T05:39:00Z"/>
              <w:rFonts w:hint="eastAsia"/>
              <w:lang w:eastAsia="zh-CN"/>
            </w:rPr>
          </w:rPrChange>
        </w:rPr>
      </w:pPr>
      <w:ins w:id="30" w:author="Qianxiao Zhang 张千晓" w:date="2025-04-11T13:39:00Z" w16du:dateUtc="2025-04-11T05:39:00Z">
        <w:r w:rsidRPr="00B3506D">
          <w:rPr>
            <w:rFonts w:ascii="宋体" w:eastAsia="宋体" w:hAnsi="宋体" w:hint="eastAsia"/>
            <w:lang w:eastAsia="zh-CN"/>
            <w:rPrChange w:id="31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③数据清洗：可对接入的数据进行特征值提取、参数管理、数据预处理等操作，确保数据可用。该模块依赖①数据接入模块提供的数据。</w:t>
        </w:r>
      </w:ins>
    </w:p>
    <w:p w14:paraId="3E4D2C1C" w14:textId="77777777" w:rsidR="00B3506D" w:rsidRPr="00B3506D" w:rsidRDefault="00B3506D" w:rsidP="00B3506D">
      <w:pPr>
        <w:rPr>
          <w:ins w:id="32" w:author="Qianxiao Zhang 张千晓" w:date="2025-04-11T13:39:00Z" w16du:dateUtc="2025-04-11T05:39:00Z"/>
          <w:rFonts w:ascii="宋体" w:eastAsia="宋体" w:hAnsi="宋体" w:hint="eastAsia"/>
          <w:lang w:eastAsia="zh-CN"/>
          <w:rPrChange w:id="33" w:author="Qianxiao Zhang 张千晓" w:date="2025-04-11T13:39:00Z" w16du:dateUtc="2025-04-11T05:39:00Z">
            <w:rPr>
              <w:ins w:id="34" w:author="Qianxiao Zhang 张千晓" w:date="2025-04-11T13:39:00Z" w16du:dateUtc="2025-04-11T05:39:00Z"/>
              <w:rFonts w:hint="eastAsia"/>
              <w:lang w:eastAsia="zh-CN"/>
            </w:rPr>
          </w:rPrChange>
        </w:rPr>
      </w:pPr>
      <w:ins w:id="35" w:author="Qianxiao Zhang 张千晓" w:date="2025-04-11T13:39:00Z" w16du:dateUtc="2025-04-11T05:39:00Z">
        <w:r w:rsidRPr="00B3506D">
          <w:rPr>
            <w:rFonts w:ascii="宋体" w:eastAsia="宋体" w:hAnsi="宋体" w:hint="eastAsia"/>
            <w:lang w:eastAsia="zh-CN"/>
            <w:rPrChange w:id="36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④数据计算：可支持数据逻辑计算、对接计算模型、对接大数据模型、机器学习等多种计算方式。支持配置告警策略，并输出告警信息。该模块依赖①数据接入模块提供的数据，当数据不标准或不完整时，需要配合③数据清洗模块一起使用。</w:t>
        </w:r>
      </w:ins>
    </w:p>
    <w:p w14:paraId="31A21546" w14:textId="77777777" w:rsidR="00B3506D" w:rsidRPr="00B3506D" w:rsidRDefault="00B3506D" w:rsidP="00B3506D">
      <w:pPr>
        <w:rPr>
          <w:ins w:id="37" w:author="Qianxiao Zhang 张千晓" w:date="2025-04-11T13:39:00Z" w16du:dateUtc="2025-04-11T05:39:00Z"/>
          <w:rFonts w:ascii="宋体" w:eastAsia="宋体" w:hAnsi="宋体" w:hint="eastAsia"/>
          <w:lang w:eastAsia="zh-CN"/>
          <w:rPrChange w:id="38" w:author="Qianxiao Zhang 张千晓" w:date="2025-04-11T13:39:00Z" w16du:dateUtc="2025-04-11T05:39:00Z">
            <w:rPr>
              <w:ins w:id="39" w:author="Qianxiao Zhang 张千晓" w:date="2025-04-11T13:39:00Z" w16du:dateUtc="2025-04-11T05:39:00Z"/>
              <w:rFonts w:hint="eastAsia"/>
              <w:lang w:eastAsia="zh-CN"/>
            </w:rPr>
          </w:rPrChange>
        </w:rPr>
      </w:pPr>
      <w:ins w:id="40" w:author="Qianxiao Zhang 张千晓" w:date="2025-04-11T13:39:00Z" w16du:dateUtc="2025-04-11T05:39:00Z">
        <w:r w:rsidRPr="00B3506D">
          <w:rPr>
            <w:rFonts w:ascii="宋体" w:eastAsia="宋体" w:hAnsi="宋体" w:hint="eastAsia"/>
            <w:lang w:eastAsia="zh-CN"/>
            <w:rPrChange w:id="41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⑤数据集市：可将接入的数据以及处理后的数据进行结构化存储，提供数据访问能力，并结合数据标签的方式对数据进行分类和管理，支持数据检索。数据集市中的数据可来源于①数据接入、③数据清洗、④数据计算各模块。</w:t>
        </w:r>
      </w:ins>
    </w:p>
    <w:p w14:paraId="3216F5DF" w14:textId="77777777" w:rsidR="00B3506D" w:rsidRPr="00B3506D" w:rsidRDefault="00B3506D" w:rsidP="00B3506D">
      <w:pPr>
        <w:rPr>
          <w:ins w:id="42" w:author="Qianxiao Zhang 张千晓" w:date="2025-04-11T13:39:00Z" w16du:dateUtc="2025-04-11T05:39:00Z"/>
          <w:rFonts w:ascii="宋体" w:eastAsia="宋体" w:hAnsi="宋体" w:hint="eastAsia"/>
          <w:lang w:eastAsia="zh-CN"/>
          <w:rPrChange w:id="43" w:author="Qianxiao Zhang 张千晓" w:date="2025-04-11T13:39:00Z" w16du:dateUtc="2025-04-11T05:39:00Z">
            <w:rPr>
              <w:ins w:id="44" w:author="Qianxiao Zhang 张千晓" w:date="2025-04-11T13:39:00Z" w16du:dateUtc="2025-04-11T05:39:00Z"/>
              <w:rFonts w:hint="eastAsia"/>
              <w:lang w:eastAsia="zh-CN"/>
            </w:rPr>
          </w:rPrChange>
        </w:rPr>
      </w:pPr>
      <w:ins w:id="45" w:author="Qianxiao Zhang 张千晓" w:date="2025-04-11T13:39:00Z" w16du:dateUtc="2025-04-11T05:39:00Z">
        <w:r w:rsidRPr="00B3506D">
          <w:rPr>
            <w:rFonts w:ascii="宋体" w:eastAsia="宋体" w:hAnsi="宋体" w:hint="eastAsia"/>
            <w:lang w:eastAsia="zh-CN"/>
            <w:rPrChange w:id="46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⑥数据可视化：可对存储的数据进行可视化展示，支持报表、看板。支持用户配置可视化看板，看板组件支持折线图、柱状图、散点图等。可对接其他</w:t>
        </w:r>
        <w:r w:rsidRPr="00B3506D">
          <w:rPr>
            <w:rFonts w:ascii="宋体" w:eastAsia="宋体" w:hAnsi="宋体" w:hint="eastAsia"/>
            <w:lang w:eastAsia="zh-CN"/>
            <w:rPrChange w:id="47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BI</w:t>
        </w:r>
        <w:r w:rsidRPr="00B3506D">
          <w:rPr>
            <w:rFonts w:ascii="宋体" w:eastAsia="宋体" w:hAnsi="宋体" w:hint="eastAsia"/>
            <w:lang w:eastAsia="zh-CN"/>
            <w:rPrChange w:id="48" w:author="Qianxiao Zhang 张千晓" w:date="2025-04-11T13:39:00Z" w16du:dateUtc="2025-04-11T05:39:00Z">
              <w:rPr>
                <w:rFonts w:hint="eastAsia"/>
                <w:lang w:eastAsia="zh-CN"/>
              </w:rPr>
            </w:rPrChange>
          </w:rPr>
          <w:t>工具配合使用。</w:t>
        </w:r>
      </w:ins>
    </w:p>
    <w:p w14:paraId="17890A77" w14:textId="77777777" w:rsidR="00D40BCB" w:rsidRPr="00B3506D" w:rsidRDefault="00D40BCB" w:rsidP="002E7511">
      <w:pPr>
        <w:rPr>
          <w:ins w:id="49" w:author="Qianxiao Zhang 张千晓" w:date="2025-04-11T13:35:00Z" w16du:dateUtc="2025-04-11T05:35:00Z"/>
          <w:rFonts w:eastAsia="宋体" w:hint="eastAsia"/>
          <w:lang w:eastAsia="zh-CN"/>
        </w:rPr>
      </w:pPr>
    </w:p>
    <w:p w14:paraId="4585059D" w14:textId="687FB49E" w:rsidR="00AF1F1E" w:rsidRDefault="00AF1F1E" w:rsidP="002E7511">
      <w:pPr>
        <w:rPr>
          <w:ins w:id="50" w:author="Qianxiao Zhang 张千晓" w:date="2025-04-11T11:59:00Z" w16du:dateUtc="2025-04-11T03:59:00Z"/>
          <w:rFonts w:eastAsia="宋体"/>
          <w:lang w:eastAsia="zh-CN"/>
        </w:rPr>
      </w:pPr>
      <w:ins w:id="51" w:author="Qianxiao Zhang 张千晓" w:date="2025-04-11T11:59:00Z" w16du:dateUtc="2025-04-11T03:59:00Z">
        <w:r>
          <w:rPr>
            <w:rFonts w:eastAsia="宋体" w:hint="eastAsia"/>
            <w:lang w:eastAsia="zh-CN"/>
          </w:rPr>
          <w:lastRenderedPageBreak/>
          <w:t xml:space="preserve">2 </w:t>
        </w:r>
        <w:r>
          <w:rPr>
            <w:rFonts w:eastAsia="宋体" w:hint="eastAsia"/>
            <w:lang w:eastAsia="zh-CN"/>
          </w:rPr>
          <w:t>页面原型</w:t>
        </w:r>
      </w:ins>
    </w:p>
    <w:p w14:paraId="2D22DE7E" w14:textId="618D2106" w:rsidR="00582C99" w:rsidRDefault="00AF1F1E" w:rsidP="002E7511">
      <w:pPr>
        <w:rPr>
          <w:ins w:id="52" w:author="Qianxiao Zhang 张千晓" w:date="2025-04-11T11:50:00Z" w16du:dateUtc="2025-04-11T03:50:00Z"/>
          <w:rFonts w:eastAsia="宋体" w:hint="eastAsia"/>
          <w:lang w:eastAsia="zh-CN"/>
        </w:rPr>
      </w:pPr>
      <w:ins w:id="53" w:author="Qianxiao Zhang 张千晓" w:date="2025-04-11T11:59:00Z" w16du:dateUtc="2025-04-11T03:59:00Z">
        <w:r>
          <w:rPr>
            <w:rFonts w:eastAsia="宋体" w:hint="eastAsia"/>
            <w:lang w:eastAsia="zh-CN"/>
          </w:rPr>
          <w:t xml:space="preserve">2.1 </w:t>
        </w:r>
        <w:r>
          <w:rPr>
            <w:rFonts w:eastAsia="宋体" w:hint="eastAsia"/>
            <w:lang w:eastAsia="zh-CN"/>
          </w:rPr>
          <w:t>数据</w:t>
        </w:r>
      </w:ins>
      <w:ins w:id="54" w:author="Qianxiao Zhang 张千晓" w:date="2025-04-11T12:00:00Z" w16du:dateUtc="2025-04-11T04:00:00Z">
        <w:r>
          <w:rPr>
            <w:rFonts w:eastAsia="宋体" w:hint="eastAsia"/>
            <w:lang w:eastAsia="zh-CN"/>
          </w:rPr>
          <w:t>接入</w:t>
        </w:r>
      </w:ins>
    </w:p>
    <w:p w14:paraId="1783E3C5" w14:textId="761CB50A" w:rsidR="000728FC" w:rsidRDefault="000728FC" w:rsidP="002E7511">
      <w:pPr>
        <w:rPr>
          <w:ins w:id="55" w:author="Qianxiao Zhang 张千晓" w:date="2025-04-11T12:03:00Z" w16du:dateUtc="2025-04-11T04:03:00Z"/>
          <w:rFonts w:eastAsia="宋体"/>
          <w:lang w:eastAsia="zh-CN"/>
        </w:rPr>
      </w:pPr>
      <w:ins w:id="56" w:author="Qianxiao Zhang 张千晓" w:date="2025-04-11T11:50:00Z" w16du:dateUtc="2025-04-11T03:50:00Z">
        <w:r>
          <w:rPr>
            <w:noProof/>
          </w:rPr>
          <w:drawing>
            <wp:inline distT="0" distB="0" distL="0" distR="0" wp14:anchorId="465A4601" wp14:editId="4AF56DB2">
              <wp:extent cx="5486400" cy="2981325"/>
              <wp:effectExtent l="0" t="0" r="0" b="9525"/>
              <wp:docPr id="1093755095" name="图片 1" descr="图片包含 日程表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93755095" name="图片 1" descr="图片包含 日程表&#10;&#10;AI 生成的内容可能不正确。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9813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54848A8" w14:textId="60017BBB" w:rsidR="007821D7" w:rsidRDefault="000566B6" w:rsidP="002E7511">
      <w:pPr>
        <w:rPr>
          <w:ins w:id="57" w:author="Qianxiao Zhang 张千晓" w:date="2025-04-11T13:40:00Z" w16du:dateUtc="2025-04-11T05:40:00Z"/>
          <w:rFonts w:eastAsia="宋体" w:hint="eastAsia"/>
          <w:lang w:eastAsia="zh-CN"/>
        </w:rPr>
      </w:pPr>
      <w:ins w:id="58" w:author="Qianxiao Zhang 张千晓" w:date="2025-04-14T17:48:00Z" w16du:dateUtc="2025-04-14T09:48:00Z">
        <w:r>
          <w:rPr>
            <w:rFonts w:eastAsia="宋体" w:hint="eastAsia"/>
            <w:lang w:eastAsia="zh-CN"/>
          </w:rPr>
          <w:t>利用</w:t>
        </w:r>
      </w:ins>
      <w:ins w:id="59" w:author="Qianxiao Zhang 张千晓" w:date="2025-04-14T17:47:00Z">
        <w:r w:rsidRPr="000566B6">
          <w:rPr>
            <w:rFonts w:eastAsia="宋体"/>
            <w:lang w:eastAsia="zh-CN"/>
          </w:rPr>
          <w:t>DFS</w:t>
        </w:r>
        <w:r w:rsidRPr="000566B6">
          <w:rPr>
            <w:rFonts w:eastAsia="宋体" w:hint="eastAsia"/>
            <w:lang w:eastAsia="zh-CN"/>
          </w:rPr>
          <w:t>数仓中的</w:t>
        </w:r>
        <w:r w:rsidRPr="000566B6">
          <w:rPr>
            <w:rFonts w:eastAsia="宋体"/>
            <w:lang w:eastAsia="zh-CN"/>
          </w:rPr>
          <w:t>Node-RED</w:t>
        </w:r>
        <w:r w:rsidRPr="000566B6">
          <w:rPr>
            <w:rFonts w:eastAsia="宋体" w:hint="eastAsia"/>
            <w:lang w:eastAsia="zh-CN"/>
          </w:rPr>
          <w:t>模块负责采集数据源至</w:t>
        </w:r>
        <w:r w:rsidRPr="000566B6">
          <w:rPr>
            <w:rFonts w:eastAsia="宋体"/>
            <w:lang w:eastAsia="zh-CN"/>
          </w:rPr>
          <w:t>ODS</w:t>
        </w:r>
        <w:r w:rsidRPr="000566B6">
          <w:rPr>
            <w:rFonts w:eastAsia="宋体" w:hint="eastAsia"/>
            <w:lang w:eastAsia="zh-CN"/>
          </w:rPr>
          <w:t>数仓，并通过</w:t>
        </w:r>
        <w:r w:rsidRPr="000566B6">
          <w:rPr>
            <w:rFonts w:eastAsia="宋体"/>
            <w:lang w:eastAsia="zh-CN"/>
          </w:rPr>
          <w:t>ETL</w:t>
        </w:r>
        <w:r w:rsidRPr="000566B6">
          <w:rPr>
            <w:rFonts w:eastAsia="宋体" w:hint="eastAsia"/>
            <w:lang w:eastAsia="zh-CN"/>
          </w:rPr>
          <w:t>清洗数据，去除异常。</w:t>
        </w:r>
      </w:ins>
      <w:ins w:id="60" w:author="Qianxiao Zhang 张千晓" w:date="2025-04-14T17:45:00Z" w16du:dateUtc="2025-04-14T09:45:00Z">
        <w:r>
          <w:rPr>
            <w:rFonts w:eastAsia="宋体" w:hint="eastAsia"/>
            <w:lang w:eastAsia="zh-CN"/>
          </w:rPr>
          <w:t>将接入的数据进行</w:t>
        </w:r>
      </w:ins>
      <w:ins w:id="61" w:author="Qianxiao Zhang 张千晓" w:date="2025-04-14T17:45:00Z">
        <w:r w:rsidRPr="000566B6">
          <w:rPr>
            <w:rFonts w:eastAsia="宋体"/>
            <w:lang w:eastAsia="zh-CN"/>
          </w:rPr>
          <w:t>清洗、聚合或转换</w:t>
        </w:r>
      </w:ins>
      <w:ins w:id="62" w:author="Qianxiao Zhang 张千晓" w:date="2025-04-14T17:46:00Z" w16du:dateUtc="2025-04-14T09:46:00Z">
        <w:r>
          <w:rPr>
            <w:rFonts w:eastAsia="宋体" w:hint="eastAsia"/>
            <w:lang w:eastAsia="zh-CN"/>
          </w:rPr>
          <w:t>，以此驱动</w:t>
        </w:r>
      </w:ins>
      <w:ins w:id="63" w:author="Qianxiao Zhang 张千晓" w:date="2025-04-14T17:48:00Z" w16du:dateUtc="2025-04-14T09:48:00Z">
        <w:r w:rsidR="00136A45">
          <w:rPr>
            <w:rFonts w:eastAsia="宋体" w:hint="eastAsia"/>
            <w:lang w:eastAsia="zh-CN"/>
          </w:rPr>
          <w:t>孪生体进行运动，实现</w:t>
        </w:r>
      </w:ins>
      <w:ins w:id="64" w:author="Qianxiao Zhang 张千晓" w:date="2025-04-14T17:49:00Z" w16du:dateUtc="2025-04-14T09:49:00Z">
        <w:r w:rsidR="00136A45">
          <w:rPr>
            <w:rFonts w:eastAsia="宋体" w:hint="eastAsia"/>
            <w:lang w:eastAsia="zh-CN"/>
          </w:rPr>
          <w:t>数字孪生场景的模拟。</w:t>
        </w:r>
      </w:ins>
    </w:p>
    <w:p w14:paraId="10E92C76" w14:textId="1A9771DD" w:rsidR="00582C99" w:rsidRPr="005D7D6C" w:rsidRDefault="00582C99" w:rsidP="005D7D6C">
      <w:pPr>
        <w:pStyle w:val="ae"/>
        <w:numPr>
          <w:ilvl w:val="1"/>
          <w:numId w:val="26"/>
        </w:numPr>
        <w:rPr>
          <w:ins w:id="65" w:author="Qianxiao Zhang 张千晓" w:date="2025-04-11T11:30:00Z" w16du:dateUtc="2025-04-11T03:30:00Z"/>
          <w:rFonts w:eastAsia="宋体" w:hint="eastAsia"/>
          <w:lang w:eastAsia="zh-CN"/>
          <w:rPrChange w:id="66" w:author="Qianxiao Zhang 张千晓" w:date="2025-04-14T17:32:00Z" w16du:dateUtc="2025-04-14T09:32:00Z">
            <w:rPr>
              <w:ins w:id="67" w:author="Qianxiao Zhang 张千晓" w:date="2025-04-11T11:30:00Z" w16du:dateUtc="2025-04-11T03:30:00Z"/>
              <w:rFonts w:hint="eastAsia"/>
              <w:lang w:eastAsia="zh-CN"/>
            </w:rPr>
          </w:rPrChange>
        </w:rPr>
        <w:pPrChange w:id="68" w:author="Qianxiao Zhang 张千晓" w:date="2025-04-14T17:32:00Z" w16du:dateUtc="2025-04-14T09:32:00Z">
          <w:pPr/>
        </w:pPrChange>
      </w:pPr>
      <w:ins w:id="69" w:author="Qianxiao Zhang 张千晓" w:date="2025-04-11T12:03:00Z" w16du:dateUtc="2025-04-11T04:03:00Z">
        <w:r w:rsidRPr="005D7D6C">
          <w:rPr>
            <w:rFonts w:eastAsia="宋体" w:hint="eastAsia"/>
            <w:lang w:eastAsia="zh-CN"/>
            <w:rPrChange w:id="70" w:author="Qianxiao Zhang 张千晓" w:date="2025-04-14T17:32:00Z" w16du:dateUtc="2025-04-14T09:32:00Z">
              <w:rPr>
                <w:rFonts w:hint="eastAsia"/>
                <w:lang w:eastAsia="zh-CN"/>
              </w:rPr>
            </w:rPrChange>
          </w:rPr>
          <w:t>数据集管理</w:t>
        </w:r>
      </w:ins>
    </w:p>
    <w:p w14:paraId="3CCC75D7" w14:textId="628798CC" w:rsidR="00C715EC" w:rsidRDefault="00C715EC" w:rsidP="002E7511">
      <w:pPr>
        <w:rPr>
          <w:ins w:id="71" w:author="Qianxiao Zhang 张千晓" w:date="2025-04-11T12:03:00Z" w16du:dateUtc="2025-04-11T04:03:00Z"/>
          <w:rFonts w:eastAsia="宋体"/>
          <w:lang w:eastAsia="zh-CN"/>
        </w:rPr>
      </w:pPr>
      <w:ins w:id="72" w:author="Qianxiao Zhang 张千晓" w:date="2025-04-11T11:30:00Z" w16du:dateUtc="2025-04-11T03:30:00Z">
        <w:r>
          <w:rPr>
            <w:noProof/>
          </w:rPr>
          <w:drawing>
            <wp:inline distT="0" distB="0" distL="0" distR="0" wp14:anchorId="06FDC512" wp14:editId="21A90CAD">
              <wp:extent cx="5486400" cy="2981325"/>
              <wp:effectExtent l="0" t="0" r="0" b="9525"/>
              <wp:docPr id="237356748" name="图片 1" descr="电脑屏幕截图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7356748" name="图片 1" descr="电脑屏幕截图&#10;&#10;AI 生成的内容可能不正确。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9813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43428E6" w14:textId="4645B1E0" w:rsidR="00B3506D" w:rsidRDefault="005D7D6C" w:rsidP="002E7511">
      <w:pPr>
        <w:rPr>
          <w:ins w:id="73" w:author="Qianxiao Zhang 张千晓" w:date="2025-04-11T13:40:00Z" w16du:dateUtc="2025-04-11T05:40:00Z"/>
          <w:rFonts w:eastAsia="宋体" w:hint="eastAsia"/>
          <w:lang w:eastAsia="zh-CN"/>
        </w:rPr>
      </w:pPr>
      <w:ins w:id="74" w:author="Qianxiao Zhang 张千晓" w:date="2025-04-14T17:32:00Z" w16du:dateUtc="2025-04-14T09:32:00Z">
        <w:r>
          <w:rPr>
            <w:rFonts w:eastAsia="宋体" w:hint="eastAsia"/>
            <w:lang w:eastAsia="zh-CN"/>
          </w:rPr>
          <w:lastRenderedPageBreak/>
          <w:t>接入并</w:t>
        </w:r>
      </w:ins>
      <w:ins w:id="75" w:author="Qianxiao Zhang 张千晓" w:date="2025-04-11T13:46:00Z" w16du:dateUtc="2025-04-11T05:46:00Z">
        <w:r w:rsidR="00B27E09">
          <w:rPr>
            <w:rFonts w:eastAsia="宋体" w:hint="eastAsia"/>
            <w:lang w:eastAsia="zh-CN"/>
          </w:rPr>
          <w:t>管理</w:t>
        </w:r>
      </w:ins>
      <w:ins w:id="76" w:author="Qianxiao Zhang 张千晓" w:date="2025-04-14T17:42:00Z" w16du:dateUtc="2025-04-14T09:42:00Z">
        <w:r w:rsidR="00FF7D37">
          <w:rPr>
            <w:rFonts w:eastAsia="宋体" w:hint="eastAsia"/>
            <w:lang w:eastAsia="zh-CN"/>
          </w:rPr>
          <w:t>接入</w:t>
        </w:r>
      </w:ins>
      <w:ins w:id="77" w:author="Qianxiao Zhang 张千晓" w:date="2025-04-14T17:33:00Z" w16du:dateUtc="2025-04-14T09:33:00Z">
        <w:r>
          <w:rPr>
            <w:rFonts w:eastAsia="宋体" w:hint="eastAsia"/>
            <w:lang w:eastAsia="zh-CN"/>
          </w:rPr>
          <w:t>数据的全生命周期，建立“数据集散地”</w:t>
        </w:r>
      </w:ins>
      <w:ins w:id="78" w:author="Qianxiao Zhang 张千晓" w:date="2025-04-14T17:32:00Z" w16du:dateUtc="2025-04-14T09:32:00Z">
        <w:r>
          <w:rPr>
            <w:rFonts w:eastAsia="宋体" w:hint="eastAsia"/>
            <w:lang w:eastAsia="zh-CN"/>
          </w:rPr>
          <w:t>：</w:t>
        </w:r>
        <w:r w:rsidRPr="005D7D6C">
          <w:rPr>
            <w:rFonts w:eastAsia="宋体" w:hint="eastAsia"/>
            <w:lang w:eastAsia="zh-CN"/>
            <w:rPrChange w:id="79" w:author="Qianxiao Zhang 张千晓" w:date="2025-04-14T17:33:00Z" w16du:dateUtc="2025-04-14T09:33:00Z">
              <w:rPr>
                <w:rFonts w:hint="eastAsia"/>
                <w:lang w:eastAsia="zh-CN"/>
              </w:rPr>
            </w:rPrChange>
          </w:rPr>
          <w:t>支持手</w:t>
        </w:r>
        <w:r w:rsidRPr="005D7D6C">
          <w:rPr>
            <w:rFonts w:eastAsia="宋体" w:hint="eastAsia"/>
            <w:lang w:eastAsia="zh-CN"/>
            <w:rPrChange w:id="80" w:author="Qianxiao Zhang 张千晓" w:date="2025-04-14T17:33:00Z" w16du:dateUtc="2025-04-14T09:33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动创</w:t>
        </w:r>
        <w:r w:rsidRPr="005D7D6C">
          <w:rPr>
            <w:rFonts w:eastAsia="宋体" w:hint="eastAsia"/>
            <w:lang w:eastAsia="zh-CN"/>
            <w:rPrChange w:id="81" w:author="Qianxiao Zhang 张千晓" w:date="2025-04-14T17:33:00Z" w16du:dateUtc="2025-04-14T09:33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建分</w:t>
        </w:r>
        <w:r w:rsidRPr="005D7D6C">
          <w:rPr>
            <w:rFonts w:eastAsia="宋体" w:hint="eastAsia"/>
            <w:lang w:eastAsia="zh-CN"/>
            <w:rPrChange w:id="82" w:author="Qianxiao Zhang 张千晓" w:date="2025-04-14T17:33:00Z" w16du:dateUtc="2025-04-14T09:33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类</w:t>
        </w:r>
        <w:r w:rsidRPr="005D7D6C">
          <w:rPr>
            <w:rFonts w:eastAsia="宋体" w:hint="eastAsia"/>
            <w:lang w:eastAsia="zh-CN"/>
            <w:rPrChange w:id="83" w:author="Qianxiao Zhang 张千晓" w:date="2025-04-14T17:33:00Z" w16du:dateUtc="2025-04-14T09:33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（本地</w:t>
        </w:r>
        <w:r w:rsidRPr="005D7D6C">
          <w:rPr>
            <w:rFonts w:eastAsia="宋体" w:hint="eastAsia"/>
            <w:lang w:eastAsia="zh-CN"/>
            <w:rPrChange w:id="84" w:author="Qianxiao Zhang 张千晓" w:date="2025-04-14T17:33:00Z" w16du:dateUtc="2025-04-14T09:33:00Z">
              <w:rPr>
                <w:rFonts w:hint="eastAsia"/>
                <w:lang w:eastAsia="zh-CN"/>
              </w:rPr>
            </w:rPrChange>
          </w:rPr>
          <w:t>CSV</w:t>
        </w:r>
        <w:r w:rsidRPr="005D7D6C">
          <w:rPr>
            <w:rFonts w:eastAsia="宋体" w:hint="eastAsia"/>
            <w:lang w:eastAsia="zh-CN"/>
            <w:rPrChange w:id="85" w:author="Qianxiao Zhang 张千晓" w:date="2025-04-14T17:33:00Z" w16du:dateUtc="2025-04-14T09:33:00Z">
              <w:rPr>
                <w:rFonts w:hint="eastAsia"/>
                <w:lang w:eastAsia="zh-CN"/>
              </w:rPr>
            </w:rPrChange>
          </w:rPr>
          <w:t>上</w:t>
        </w:r>
        <w:r w:rsidRPr="005D7D6C">
          <w:rPr>
            <w:rFonts w:eastAsia="宋体" w:hint="eastAsia"/>
            <w:lang w:eastAsia="zh-CN"/>
            <w:rPrChange w:id="86" w:author="Qianxiao Zhang 张千晓" w:date="2025-04-14T17:33:00Z" w16du:dateUtc="2025-04-14T09:33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传</w:t>
        </w:r>
        <w:r w:rsidRPr="005D7D6C">
          <w:rPr>
            <w:rFonts w:eastAsia="宋体" w:hint="eastAsia"/>
            <w:lang w:eastAsia="zh-CN"/>
            <w:rPrChange w:id="87" w:author="Qianxiao Zhang 张千晓" w:date="2025-04-14T17:33:00Z" w16du:dateUtc="2025-04-14T09:33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）与自</w:t>
        </w:r>
        <w:r w:rsidRPr="005D7D6C">
          <w:rPr>
            <w:rFonts w:eastAsia="宋体" w:hint="eastAsia"/>
            <w:lang w:eastAsia="zh-CN"/>
            <w:rPrChange w:id="88" w:author="Qianxiao Zhang 张千晓" w:date="2025-04-14T17:33:00Z" w16du:dateUtc="2025-04-14T09:33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动</w:t>
        </w:r>
        <w:r w:rsidRPr="005D7D6C">
          <w:rPr>
            <w:rFonts w:eastAsia="宋体" w:hint="eastAsia"/>
            <w:lang w:eastAsia="zh-CN"/>
            <w:rPrChange w:id="89" w:author="Qianxiao Zhang 张千晓" w:date="2025-04-14T17:33:00Z" w16du:dateUtc="2025-04-14T09:33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分</w:t>
        </w:r>
        <w:r w:rsidRPr="005D7D6C">
          <w:rPr>
            <w:rFonts w:eastAsia="宋体" w:hint="eastAsia"/>
            <w:lang w:eastAsia="zh-CN"/>
            <w:rPrChange w:id="90" w:author="Qianxiao Zhang 张千晓" w:date="2025-04-14T17:33:00Z" w16du:dateUtc="2025-04-14T09:33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类</w:t>
        </w:r>
        <w:r w:rsidRPr="005D7D6C">
          <w:rPr>
            <w:rFonts w:eastAsia="宋体" w:hint="eastAsia"/>
            <w:lang w:eastAsia="zh-CN"/>
            <w:rPrChange w:id="91" w:author="Qianxiao Zhang 张千晓" w:date="2025-04-14T17:33:00Z" w16du:dateUtc="2025-04-14T09:33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（基于数据探索</w:t>
        </w:r>
        <w:r w:rsidRPr="005D7D6C">
          <w:rPr>
            <w:rFonts w:eastAsia="宋体" w:hint="eastAsia"/>
            <w:lang w:eastAsia="zh-CN"/>
            <w:rPrChange w:id="92" w:author="Qianxiao Zhang 张千晓" w:date="2025-04-14T17:33:00Z" w16du:dateUtc="2025-04-14T09:33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动态</w:t>
        </w:r>
        <w:r w:rsidRPr="005D7D6C">
          <w:rPr>
            <w:rFonts w:eastAsia="宋体" w:hint="eastAsia"/>
            <w:lang w:eastAsia="zh-CN"/>
            <w:rPrChange w:id="93" w:author="Qianxiao Zhang 张千晓" w:date="2025-04-14T17:33:00Z" w16du:dateUtc="2025-04-14T09:33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生成），</w:t>
        </w:r>
        <w:r w:rsidRPr="005D7D6C">
          <w:rPr>
            <w:rFonts w:eastAsia="宋体" w:hint="eastAsia"/>
            <w:lang w:eastAsia="zh-CN"/>
            <w:rPrChange w:id="94" w:author="Qianxiao Zhang 张千晓" w:date="2025-04-14T17:33:00Z" w16du:dateUtc="2025-04-14T09:33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实现</w:t>
        </w:r>
        <w:r w:rsidRPr="005D7D6C">
          <w:rPr>
            <w:rFonts w:eastAsia="宋体" w:hint="eastAsia"/>
            <w:lang w:eastAsia="zh-CN"/>
            <w:rPrChange w:id="95" w:author="Qianxiao Zhang 张千晓" w:date="2025-04-14T17:33:00Z" w16du:dateUtc="2025-04-14T09:33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数据集的智能</w:t>
        </w:r>
        <w:r w:rsidRPr="005D7D6C">
          <w:rPr>
            <w:rFonts w:eastAsia="宋体" w:hint="eastAsia"/>
            <w:lang w:eastAsia="zh-CN"/>
            <w:rPrChange w:id="96" w:author="Qianxiao Zhang 张千晓" w:date="2025-04-14T17:33:00Z" w16du:dateUtc="2025-04-14T09:33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归</w:t>
        </w:r>
        <w:r w:rsidRPr="005D7D6C">
          <w:rPr>
            <w:rFonts w:eastAsia="宋体" w:hint="eastAsia"/>
            <w:lang w:eastAsia="zh-CN"/>
            <w:rPrChange w:id="97" w:author="Qianxiao Zhang 张千晓" w:date="2025-04-14T17:33:00Z" w16du:dateUtc="2025-04-14T09:33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集与快速</w:t>
        </w:r>
        <w:r w:rsidRPr="005D7D6C">
          <w:rPr>
            <w:rFonts w:eastAsia="宋体" w:hint="eastAsia"/>
            <w:lang w:eastAsia="zh-CN"/>
            <w:rPrChange w:id="98" w:author="Qianxiao Zhang 张千晓" w:date="2025-04-14T17:33:00Z" w16du:dateUtc="2025-04-14T09:33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调</w:t>
        </w:r>
        <w:r w:rsidRPr="005D7D6C">
          <w:rPr>
            <w:rFonts w:eastAsia="宋体" w:hint="eastAsia"/>
            <w:lang w:eastAsia="zh-CN"/>
            <w:rPrChange w:id="99" w:author="Qianxiao Zhang 张千晓" w:date="2025-04-14T17:33:00Z" w16du:dateUtc="2025-04-14T09:33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用。</w:t>
        </w:r>
      </w:ins>
    </w:p>
    <w:p w14:paraId="014A635C" w14:textId="455C624E" w:rsidR="00582C99" w:rsidRDefault="00582C99" w:rsidP="002E7511">
      <w:pPr>
        <w:rPr>
          <w:ins w:id="100" w:author="Qianxiao Zhang 张千晓" w:date="2025-04-11T11:28:00Z" w16du:dateUtc="2025-04-11T03:28:00Z"/>
          <w:rFonts w:eastAsia="宋体" w:hint="eastAsia"/>
          <w:lang w:eastAsia="zh-CN"/>
        </w:rPr>
      </w:pPr>
      <w:ins w:id="101" w:author="Qianxiao Zhang 张千晓" w:date="2025-04-11T12:03:00Z" w16du:dateUtc="2025-04-11T04:03:00Z">
        <w:r>
          <w:rPr>
            <w:rFonts w:eastAsia="宋体" w:hint="eastAsia"/>
            <w:lang w:eastAsia="zh-CN"/>
          </w:rPr>
          <w:t xml:space="preserve">2.3 </w:t>
        </w:r>
        <w:r>
          <w:rPr>
            <w:rFonts w:eastAsia="宋体" w:hint="eastAsia"/>
            <w:lang w:eastAsia="zh-CN"/>
          </w:rPr>
          <w:t>数据处理方法详情页</w:t>
        </w:r>
      </w:ins>
    </w:p>
    <w:p w14:paraId="58449B1D" w14:textId="2A11D130" w:rsidR="00C715EC" w:rsidRDefault="00C715EC" w:rsidP="002E7511">
      <w:pPr>
        <w:rPr>
          <w:ins w:id="102" w:author="Qianxiao Zhang 张千晓" w:date="2025-04-14T17:34:00Z" w16du:dateUtc="2025-04-14T09:34:00Z"/>
          <w:rFonts w:eastAsia="宋体"/>
          <w:noProof/>
          <w:lang w:eastAsia="zh-CN"/>
        </w:rPr>
      </w:pPr>
      <w:ins w:id="103" w:author="Qianxiao Zhang 张千晓" w:date="2025-04-11T11:28:00Z" w16du:dateUtc="2025-04-11T03:28:00Z">
        <w:r>
          <w:rPr>
            <w:noProof/>
          </w:rPr>
          <w:drawing>
            <wp:inline distT="0" distB="0" distL="0" distR="0" wp14:anchorId="0892D630" wp14:editId="4B952BD6">
              <wp:extent cx="5486400" cy="2981325"/>
              <wp:effectExtent l="0" t="0" r="0" b="9525"/>
              <wp:docPr id="830339528" name="图片 1" descr="图形用户界面, 应用程序, Teams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30339528" name="图片 1" descr="图形用户界面, 应用程序, Teams&#10;&#10;AI 生成的内容可能不正确。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9813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7B809AF" w14:textId="730853F1" w:rsidR="005D7D6C" w:rsidRPr="005D7D6C" w:rsidRDefault="00FF7D37" w:rsidP="002E7511">
      <w:pPr>
        <w:rPr>
          <w:ins w:id="104" w:author="Qianxiao Zhang 张千晓" w:date="2025-04-11T12:04:00Z" w16du:dateUtc="2025-04-11T04:04:00Z"/>
          <w:rFonts w:ascii="宋体" w:eastAsia="宋体" w:hAnsi="宋体" w:hint="eastAsia"/>
          <w:lang w:eastAsia="zh-CN"/>
          <w:rPrChange w:id="105" w:author="Qianxiao Zhang 张千晓" w:date="2025-04-14T17:36:00Z" w16du:dateUtc="2025-04-14T09:36:00Z">
            <w:rPr>
              <w:ins w:id="106" w:author="Qianxiao Zhang 张千晓" w:date="2025-04-11T12:04:00Z" w16du:dateUtc="2025-04-11T04:04:00Z"/>
              <w:rFonts w:eastAsia="宋体" w:hint="eastAsia"/>
              <w:noProof/>
              <w:lang w:eastAsia="zh-CN"/>
            </w:rPr>
          </w:rPrChange>
        </w:rPr>
      </w:pPr>
      <w:ins w:id="107" w:author="Qianxiao Zhang 张千晓" w:date="2025-04-14T17:41:00Z" w16du:dateUtc="2025-04-14T09:41:00Z">
        <w:r w:rsidRPr="00FF7D37">
          <w:rPr>
            <w:rFonts w:ascii="宋体" w:eastAsia="宋体" w:hAnsi="宋体" w:hint="eastAsia"/>
            <w:lang w:eastAsia="zh-CN"/>
            <w:rPrChange w:id="108" w:author="Qianxiao Zhang 张千晓" w:date="2025-04-14T17:42:00Z" w16du:dateUtc="2025-04-14T09:42:00Z">
              <w:rPr>
                <w:rFonts w:hint="eastAsia"/>
                <w:lang w:eastAsia="zh-CN"/>
              </w:rPr>
            </w:rPrChange>
          </w:rPr>
          <w:t>新增自定义数据处理方法以及方法管理：</w:t>
        </w:r>
      </w:ins>
      <w:ins w:id="109" w:author="Qianxiao Zhang 张千晓" w:date="2025-04-14T17:36:00Z" w16du:dateUtc="2025-04-14T09:36:00Z">
        <w:r w:rsidR="005D7D6C">
          <w:rPr>
            <w:rFonts w:ascii="宋体" w:eastAsia="宋体" w:hAnsi="宋体" w:hint="eastAsia"/>
            <w:lang w:eastAsia="zh-CN"/>
          </w:rPr>
          <w:t>利用python脚本</w:t>
        </w:r>
      </w:ins>
      <w:ins w:id="110" w:author="Qianxiao Zhang 张千晓" w:date="2025-04-14T17:34:00Z" w16du:dateUtc="2025-04-14T09:34:00Z">
        <w:r w:rsidR="005D7D6C" w:rsidRPr="005D7D6C">
          <w:rPr>
            <w:rFonts w:ascii="宋体" w:eastAsia="宋体" w:hAnsi="宋体" w:hint="eastAsia"/>
            <w:lang w:eastAsia="zh-CN"/>
            <w:rPrChange w:id="111" w:author="Qianxiao Zhang 张千晓" w:date="2025-04-14T17:36:00Z" w16du:dateUtc="2025-04-14T09:36:00Z">
              <w:rPr>
                <w:rFonts w:hint="eastAsia"/>
                <w:lang w:eastAsia="zh-CN"/>
              </w:rPr>
            </w:rPrChange>
          </w:rPr>
          <w:t>新增自定义预处理方法、特征工程方法，形成可复用的</w:t>
        </w:r>
        <w:r w:rsidR="005D7D6C" w:rsidRPr="005D7D6C">
          <w:rPr>
            <w:rFonts w:ascii="宋体" w:eastAsia="宋体" w:hAnsi="宋体" w:hint="eastAsia"/>
            <w:lang w:eastAsia="zh-CN"/>
            <w:rPrChange w:id="112" w:author="Qianxiao Zhang 张千晓" w:date="2025-04-14T17:36:00Z" w16du:dateUtc="2025-04-14T09:36:00Z">
              <w:rPr>
                <w:rFonts w:hint="eastAsia"/>
                <w:lang w:eastAsia="zh-CN"/>
              </w:rPr>
            </w:rPrChange>
          </w:rPr>
          <w:t>"</w:t>
        </w:r>
        <w:r w:rsidR="005D7D6C" w:rsidRPr="005D7D6C">
          <w:rPr>
            <w:rFonts w:ascii="宋体" w:eastAsia="宋体" w:hAnsi="宋体" w:hint="eastAsia"/>
            <w:lang w:eastAsia="zh-CN"/>
            <w:rPrChange w:id="113" w:author="Qianxiao Zhang 张千晓" w:date="2025-04-14T17:36:00Z" w16du:dateUtc="2025-04-14T09:36:00Z">
              <w:rPr>
                <w:rFonts w:hint="eastAsia"/>
                <w:lang w:eastAsia="zh-CN"/>
              </w:rPr>
            </w:rPrChange>
          </w:rPr>
          <w:t>分析方法库</w:t>
        </w:r>
        <w:r w:rsidR="005D7D6C" w:rsidRPr="005D7D6C">
          <w:rPr>
            <w:rFonts w:ascii="宋体" w:eastAsia="宋体" w:hAnsi="宋体" w:hint="eastAsia"/>
            <w:lang w:eastAsia="zh-CN"/>
            <w:rPrChange w:id="114" w:author="Qianxiao Zhang 张千晓" w:date="2025-04-14T17:36:00Z" w16du:dateUtc="2025-04-14T09:36:00Z">
              <w:rPr>
                <w:rFonts w:hint="eastAsia"/>
                <w:lang w:eastAsia="zh-CN"/>
              </w:rPr>
            </w:rPrChange>
          </w:rPr>
          <w:t>"</w:t>
        </w:r>
        <w:r w:rsidR="005D7D6C" w:rsidRPr="005D7D6C">
          <w:rPr>
            <w:rFonts w:ascii="宋体" w:eastAsia="宋体" w:hAnsi="宋体" w:hint="eastAsia"/>
            <w:lang w:eastAsia="zh-CN"/>
            <w:rPrChange w:id="115" w:author="Qianxiao Zhang 张千晓" w:date="2025-04-14T17:36:00Z" w16du:dateUtc="2025-04-14T09:36:00Z">
              <w:rPr>
                <w:rFonts w:hint="eastAsia"/>
                <w:lang w:eastAsia="zh-CN"/>
              </w:rPr>
            </w:rPrChange>
          </w:rPr>
          <w:t>。</w:t>
        </w:r>
      </w:ins>
    </w:p>
    <w:p w14:paraId="5B720AF5" w14:textId="68863D5E" w:rsidR="00582C99" w:rsidRDefault="00582C99" w:rsidP="002E7511">
      <w:pPr>
        <w:rPr>
          <w:ins w:id="116" w:author="Qianxiao Zhang 张千晓" w:date="2025-04-11T11:28:00Z" w16du:dateUtc="2025-04-11T03:28:00Z"/>
          <w:rFonts w:eastAsia="宋体" w:hint="eastAsia"/>
          <w:noProof/>
          <w:lang w:eastAsia="zh-CN"/>
        </w:rPr>
      </w:pPr>
      <w:ins w:id="117" w:author="Qianxiao Zhang 张千晓" w:date="2025-04-11T12:04:00Z" w16du:dateUtc="2025-04-11T04:04:00Z">
        <w:r>
          <w:rPr>
            <w:rFonts w:eastAsia="宋体" w:hint="eastAsia"/>
            <w:noProof/>
            <w:lang w:eastAsia="zh-CN"/>
          </w:rPr>
          <w:t xml:space="preserve">2.4 </w:t>
        </w:r>
        <w:r>
          <w:rPr>
            <w:rFonts w:eastAsia="宋体" w:hint="eastAsia"/>
            <w:noProof/>
            <w:lang w:eastAsia="zh-CN"/>
          </w:rPr>
          <w:t>数据探索方法详情</w:t>
        </w:r>
      </w:ins>
    </w:p>
    <w:p w14:paraId="696896E4" w14:textId="320A82B1" w:rsidR="00C715EC" w:rsidRDefault="00C715EC" w:rsidP="002E7511">
      <w:pPr>
        <w:rPr>
          <w:ins w:id="118" w:author="Qianxiao Zhang 张千晓" w:date="2025-04-14T17:37:00Z" w16du:dateUtc="2025-04-14T09:37:00Z"/>
          <w:rFonts w:eastAsia="宋体"/>
          <w:lang w:eastAsia="zh-CN"/>
        </w:rPr>
      </w:pPr>
      <w:ins w:id="119" w:author="Qianxiao Zhang 张千晓" w:date="2025-04-11T11:28:00Z" w16du:dateUtc="2025-04-11T03:28:00Z">
        <w:r w:rsidRPr="00C715EC">
          <w:rPr>
            <w:rFonts w:eastAsia="宋体"/>
            <w:noProof/>
            <w:lang w:eastAsia="zh-CN"/>
          </w:rPr>
          <w:drawing>
            <wp:inline distT="0" distB="0" distL="0" distR="0" wp14:anchorId="135D2BC7" wp14:editId="4F9BFFF1">
              <wp:extent cx="5486400" cy="2981325"/>
              <wp:effectExtent l="0" t="0" r="0" b="9525"/>
              <wp:docPr id="1162208859" name="图片 2" descr="日程表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62208859" name="图片 2" descr="日程表&#10;&#10;AI 生成的内容可能不正确。"/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86400" cy="298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43DAFB0" w14:textId="436729F1" w:rsidR="005D7D6C" w:rsidRPr="00FF7D37" w:rsidRDefault="00FF7D37" w:rsidP="005D7D6C">
      <w:pPr>
        <w:widowControl w:val="0"/>
        <w:spacing w:after="0" w:line="240" w:lineRule="auto"/>
        <w:jc w:val="both"/>
        <w:rPr>
          <w:ins w:id="120" w:author="Qianxiao Zhang 张千晓" w:date="2025-04-14T17:37:00Z" w16du:dateUtc="2025-04-14T09:37:00Z"/>
          <w:rFonts w:ascii="宋体" w:eastAsia="宋体" w:hAnsi="宋体" w:hint="eastAsia"/>
          <w:lang w:eastAsia="zh-CN"/>
          <w:rPrChange w:id="121" w:author="Qianxiao Zhang 张千晓" w:date="2025-04-14T17:41:00Z" w16du:dateUtc="2025-04-14T09:41:00Z">
            <w:rPr>
              <w:ins w:id="122" w:author="Qianxiao Zhang 张千晓" w:date="2025-04-14T17:37:00Z" w16du:dateUtc="2025-04-14T09:37:00Z"/>
              <w:rFonts w:hint="eastAsia"/>
              <w:lang w:eastAsia="zh-CN"/>
            </w:rPr>
          </w:rPrChange>
        </w:rPr>
        <w:pPrChange w:id="123" w:author="Qianxiao Zhang 张千晓" w:date="2025-04-14T17:37:00Z" w16du:dateUtc="2025-04-14T09:37:00Z">
          <w:pPr>
            <w:pStyle w:val="ae"/>
            <w:widowControl w:val="0"/>
            <w:numPr>
              <w:numId w:val="25"/>
            </w:numPr>
            <w:spacing w:after="0" w:line="240" w:lineRule="auto"/>
            <w:ind w:left="440" w:hanging="440"/>
            <w:jc w:val="both"/>
          </w:pPr>
        </w:pPrChange>
      </w:pPr>
      <w:proofErr w:type="gramStart"/>
      <w:ins w:id="124" w:author="Qianxiao Zhang 张千晓" w:date="2025-04-14T17:41:00Z" w16du:dateUtc="2025-04-14T09:41:00Z">
        <w:r w:rsidRPr="00FF7D37">
          <w:rPr>
            <w:rFonts w:ascii="宋体" w:eastAsia="宋体" w:hAnsi="宋体" w:hint="eastAsia"/>
            <w:lang w:eastAsia="zh-CN"/>
            <w:rPrChange w:id="125" w:author="Qianxiao Zhang 张千晓" w:date="2025-04-14T17:41:00Z" w16du:dateUtc="2025-04-14T09:41:00Z">
              <w:rPr>
                <w:rFonts w:hint="eastAsia"/>
                <w:lang w:eastAsia="zh-CN"/>
              </w:rPr>
            </w:rPrChange>
          </w:rPr>
          <w:lastRenderedPageBreak/>
          <w:t>流程化全链路</w:t>
        </w:r>
        <w:proofErr w:type="gramEnd"/>
        <w:r w:rsidRPr="00FF7D37">
          <w:rPr>
            <w:rFonts w:ascii="宋体" w:eastAsia="宋体" w:hAnsi="宋体" w:hint="eastAsia"/>
            <w:lang w:eastAsia="zh-CN"/>
            <w:rPrChange w:id="126" w:author="Qianxiao Zhang 张千晓" w:date="2025-04-14T17:41:00Z" w16du:dateUtc="2025-04-14T09:41:00Z">
              <w:rPr>
                <w:rFonts w:hint="eastAsia"/>
                <w:lang w:eastAsia="zh-CN"/>
              </w:rPr>
            </w:rPrChange>
          </w:rPr>
          <w:t>分析</w:t>
        </w:r>
        <w:r w:rsidRPr="00FF7D37">
          <w:rPr>
            <w:rFonts w:ascii="宋体" w:eastAsia="宋体" w:hAnsi="宋体" w:hint="eastAsia"/>
            <w:lang w:eastAsia="zh-CN"/>
          </w:rPr>
          <w:t>：</w:t>
        </w:r>
      </w:ins>
      <w:ins w:id="127" w:author="Qianxiao Zhang 张千晓" w:date="2025-04-14T17:37:00Z" w16du:dateUtc="2025-04-14T09:37:00Z">
        <w:r w:rsidR="005D7D6C" w:rsidRPr="00FF7D37">
          <w:rPr>
            <w:rFonts w:ascii="宋体" w:eastAsia="宋体" w:hAnsi="宋体" w:hint="eastAsia"/>
            <w:lang w:eastAsia="zh-CN"/>
            <w:rPrChange w:id="128" w:author="Qianxiao Zhang 张千晓" w:date="2025-04-14T17:41:00Z" w16du:dateUtc="2025-04-14T09:41:00Z">
              <w:rPr>
                <w:rFonts w:hint="eastAsia"/>
                <w:lang w:eastAsia="zh-CN"/>
              </w:rPr>
            </w:rPrChange>
          </w:rPr>
          <w:t>通</w:t>
        </w:r>
        <w:r w:rsidR="005D7D6C" w:rsidRPr="00FF7D37">
          <w:rPr>
            <w:rFonts w:ascii="宋体" w:eastAsia="宋体" w:hAnsi="宋体" w:cs="微软雅黑" w:hint="eastAsia"/>
            <w:lang w:eastAsia="zh-CN"/>
            <w:rPrChange w:id="129" w:author="Qianxiao Zhang 张千晓" w:date="2025-04-14T17:41:00Z" w16du:dateUtc="2025-04-14T09:41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过</w:t>
        </w:r>
        <w:r w:rsidR="005D7D6C" w:rsidRPr="00FF7D37">
          <w:rPr>
            <w:rFonts w:ascii="宋体" w:eastAsia="宋体" w:hAnsi="宋体" w:cs="MS Mincho" w:hint="eastAsia"/>
            <w:lang w:eastAsia="zh-CN"/>
            <w:rPrChange w:id="130" w:author="Qianxiao Zhang 张千晓" w:date="2025-04-14T17:41:00Z" w16du:dateUtc="2025-04-14T09:41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拖拽式</w:t>
        </w:r>
        <w:r w:rsidR="005D7D6C" w:rsidRPr="00FF7D37">
          <w:rPr>
            <w:rFonts w:ascii="宋体" w:eastAsia="宋体" w:hAnsi="宋体" w:cs="微软雅黑" w:hint="eastAsia"/>
            <w:lang w:eastAsia="zh-CN"/>
            <w:rPrChange w:id="131" w:author="Qianxiao Zhang 张千晓" w:date="2025-04-14T17:41:00Z" w16du:dateUtc="2025-04-14T09:41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组</w:t>
        </w:r>
        <w:r w:rsidR="005D7D6C" w:rsidRPr="00FF7D37">
          <w:rPr>
            <w:rFonts w:ascii="宋体" w:eastAsia="宋体" w:hAnsi="宋体" w:cs="MS Mincho" w:hint="eastAsia"/>
            <w:lang w:eastAsia="zh-CN"/>
            <w:rPrChange w:id="132" w:author="Qianxiao Zhang 张千晓" w:date="2025-04-14T17:41:00Z" w16du:dateUtc="2025-04-14T09:41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合</w:t>
        </w:r>
        <w:r w:rsidR="005D7D6C" w:rsidRPr="00FF7D37">
          <w:rPr>
            <w:rFonts w:ascii="宋体" w:eastAsia="宋体" w:hAnsi="宋体" w:cs="微软雅黑" w:hint="eastAsia"/>
            <w:lang w:eastAsia="zh-CN"/>
            <w:rPrChange w:id="133" w:author="Qianxiao Zhang 张千晓" w:date="2025-04-14T17:41:00Z" w16du:dateUtc="2025-04-14T09:41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预</w:t>
        </w:r>
        <w:r w:rsidR="005D7D6C" w:rsidRPr="00FF7D37">
          <w:rPr>
            <w:rFonts w:ascii="宋体" w:eastAsia="宋体" w:hAnsi="宋体" w:cs="MS Mincho" w:hint="eastAsia"/>
            <w:lang w:eastAsia="zh-CN"/>
            <w:rPrChange w:id="134" w:author="Qianxiao Zhang 张千晓" w:date="2025-04-14T17:41:00Z" w16du:dateUtc="2025-04-14T09:41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置</w:t>
        </w:r>
        <w:r w:rsidR="005D7D6C" w:rsidRPr="00FF7D37">
          <w:rPr>
            <w:rFonts w:ascii="宋体" w:eastAsia="宋体" w:hAnsi="宋体" w:hint="eastAsia"/>
            <w:lang w:eastAsia="zh-CN"/>
            <w:rPrChange w:id="135" w:author="Qianxiao Zhang 张千晓" w:date="2025-04-14T17:41:00Z" w16du:dateUtc="2025-04-14T09:41:00Z">
              <w:rPr>
                <w:rFonts w:hint="eastAsia"/>
                <w:lang w:eastAsia="zh-CN"/>
              </w:rPr>
            </w:rPrChange>
          </w:rPr>
          <w:t>/</w:t>
        </w:r>
        <w:r w:rsidR="005D7D6C" w:rsidRPr="00FF7D37">
          <w:rPr>
            <w:rFonts w:ascii="宋体" w:eastAsia="宋体" w:hAnsi="宋体" w:hint="eastAsia"/>
            <w:lang w:eastAsia="zh-CN"/>
            <w:rPrChange w:id="136" w:author="Qianxiao Zhang 张千晓" w:date="2025-04-14T17:41:00Z" w16du:dateUtc="2025-04-14T09:41:00Z">
              <w:rPr>
                <w:rFonts w:hint="eastAsia"/>
                <w:lang w:eastAsia="zh-CN"/>
              </w:rPr>
            </w:rPrChange>
          </w:rPr>
          <w:t>自定</w:t>
        </w:r>
        <w:r w:rsidR="005D7D6C" w:rsidRPr="00FF7D37">
          <w:rPr>
            <w:rFonts w:ascii="宋体" w:eastAsia="宋体" w:hAnsi="宋体" w:cs="微软雅黑" w:hint="eastAsia"/>
            <w:lang w:eastAsia="zh-CN"/>
            <w:rPrChange w:id="137" w:author="Qianxiao Zhang 张千晓" w:date="2025-04-14T17:41:00Z" w16du:dateUtc="2025-04-14T09:41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义</w:t>
        </w:r>
        <w:r w:rsidR="005D7D6C" w:rsidRPr="00FF7D37">
          <w:rPr>
            <w:rFonts w:ascii="宋体" w:eastAsia="宋体" w:hAnsi="宋体" w:cs="MS Mincho" w:hint="eastAsia"/>
            <w:lang w:eastAsia="zh-CN"/>
            <w:rPrChange w:id="138" w:author="Qianxiao Zhang 张千晓" w:date="2025-04-14T17:41:00Z" w16du:dateUtc="2025-04-14T09:41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方法，快速构建端到</w:t>
        </w:r>
        <w:proofErr w:type="gramStart"/>
        <w:r w:rsidR="005D7D6C" w:rsidRPr="00FF7D37">
          <w:rPr>
            <w:rFonts w:ascii="宋体" w:eastAsia="宋体" w:hAnsi="宋体" w:cs="MS Mincho" w:hint="eastAsia"/>
            <w:lang w:eastAsia="zh-CN"/>
            <w:rPrChange w:id="139" w:author="Qianxiao Zhang 张千晓" w:date="2025-04-14T17:41:00Z" w16du:dateUtc="2025-04-14T09:41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端分析</w:t>
        </w:r>
        <w:proofErr w:type="gramEnd"/>
        <w:r w:rsidR="005D7D6C" w:rsidRPr="00FF7D37">
          <w:rPr>
            <w:rFonts w:ascii="宋体" w:eastAsia="宋体" w:hAnsi="宋体" w:cs="微软雅黑" w:hint="eastAsia"/>
            <w:lang w:eastAsia="zh-CN"/>
            <w:rPrChange w:id="140" w:author="Qianxiao Zhang 张千晓" w:date="2025-04-14T17:41:00Z" w16du:dateUtc="2025-04-14T09:41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链</w:t>
        </w:r>
        <w:r w:rsidR="005D7D6C" w:rsidRPr="00FF7D37">
          <w:rPr>
            <w:rFonts w:ascii="宋体" w:eastAsia="宋体" w:hAnsi="宋体" w:cs="MS Mincho" w:hint="eastAsia"/>
            <w:lang w:eastAsia="zh-CN"/>
            <w:rPrChange w:id="141" w:author="Qianxiao Zhang 张千晓" w:date="2025-04-14T17:41:00Z" w16du:dateUtc="2025-04-14T09:41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路，降低复</w:t>
        </w:r>
        <w:r w:rsidR="005D7D6C" w:rsidRPr="00FF7D37">
          <w:rPr>
            <w:rFonts w:ascii="宋体" w:eastAsia="宋体" w:hAnsi="宋体" w:cs="微软雅黑" w:hint="eastAsia"/>
            <w:lang w:eastAsia="zh-CN"/>
            <w:rPrChange w:id="142" w:author="Qianxiao Zhang 张千晓" w:date="2025-04-14T17:41:00Z" w16du:dateUtc="2025-04-14T09:41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杂</w:t>
        </w:r>
        <w:r w:rsidR="005D7D6C" w:rsidRPr="00FF7D37">
          <w:rPr>
            <w:rFonts w:ascii="宋体" w:eastAsia="宋体" w:hAnsi="宋体" w:cs="MS Mincho" w:hint="eastAsia"/>
            <w:lang w:eastAsia="zh-CN"/>
            <w:rPrChange w:id="143" w:author="Qianxiao Zhang 张千晓" w:date="2025-04-14T17:41:00Z" w16du:dateUtc="2025-04-14T09:41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分析</w:t>
        </w:r>
        <w:r w:rsidR="005D7D6C" w:rsidRPr="00FF7D37">
          <w:rPr>
            <w:rFonts w:ascii="宋体" w:eastAsia="宋体" w:hAnsi="宋体" w:cs="微软雅黑" w:hint="eastAsia"/>
            <w:lang w:eastAsia="zh-CN"/>
            <w:rPrChange w:id="144" w:author="Qianxiao Zhang 张千晓" w:date="2025-04-14T17:41:00Z" w16du:dateUtc="2025-04-14T09:41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门槛</w:t>
        </w:r>
        <w:r w:rsidR="005D7D6C" w:rsidRPr="00FF7D37">
          <w:rPr>
            <w:rFonts w:ascii="宋体" w:eastAsia="宋体" w:hAnsi="宋体" w:cs="MS Mincho" w:hint="eastAsia"/>
            <w:lang w:eastAsia="zh-CN"/>
            <w:rPrChange w:id="145" w:author="Qianxiao Zhang 张千晓" w:date="2025-04-14T17:41:00Z" w16du:dateUtc="2025-04-14T09:41:00Z">
              <w:rPr>
                <w:rFonts w:ascii="MS Mincho" w:eastAsia="MS Mincho" w:hAnsi="MS Mincho" w:cs="MS Mincho" w:hint="eastAsia"/>
                <w:lang w:eastAsia="zh-CN"/>
              </w:rPr>
            </w:rPrChange>
          </w:rPr>
          <w:t>。</w:t>
        </w:r>
        <w:r w:rsidR="005D7D6C" w:rsidRPr="00FF7D37">
          <w:rPr>
            <w:rFonts w:ascii="宋体" w:eastAsia="宋体" w:hAnsi="宋体" w:hint="eastAsia"/>
            <w:lang w:eastAsia="zh-CN"/>
            <w:rPrChange w:id="146" w:author="Qianxiao Zhang 张千晓" w:date="2025-04-14T17:41:00Z" w16du:dateUtc="2025-04-14T09:41:00Z">
              <w:rPr>
                <w:rFonts w:hint="eastAsia"/>
                <w:lang w:eastAsia="zh-CN"/>
              </w:rPr>
            </w:rPrChange>
          </w:rPr>
          <w:t>支持从数据清洗到模型</w:t>
        </w:r>
        <w:r w:rsidR="005D7D6C" w:rsidRPr="00FF7D37">
          <w:rPr>
            <w:rFonts w:ascii="宋体" w:eastAsia="宋体" w:hAnsi="宋体" w:cs="微软雅黑" w:hint="eastAsia"/>
            <w:lang w:eastAsia="zh-CN"/>
            <w:rPrChange w:id="147" w:author="Qianxiao Zhang 张千晓" w:date="2025-04-14T17:41:00Z" w16du:dateUtc="2025-04-14T09:41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预测</w:t>
        </w:r>
        <w:r w:rsidR="005D7D6C" w:rsidRPr="00FF7D37">
          <w:rPr>
            <w:rFonts w:ascii="宋体" w:eastAsia="宋体" w:hAnsi="宋体" w:cs="MS Mincho" w:hint="eastAsia"/>
            <w:lang w:eastAsia="zh-CN"/>
            <w:rPrChange w:id="148" w:author="Qianxiao Zhang 张千晓" w:date="2025-04-14T17:41:00Z" w16du:dateUtc="2025-04-14T09:41:00Z">
              <w:rPr>
                <w:rFonts w:hint="eastAsia"/>
                <w:lang w:eastAsia="zh-CN"/>
              </w:rPr>
            </w:rPrChange>
          </w:rPr>
          <w:t>的完整</w:t>
        </w:r>
        <w:r w:rsidR="005D7D6C" w:rsidRPr="00FF7D37">
          <w:rPr>
            <w:rFonts w:ascii="宋体" w:eastAsia="宋体" w:hAnsi="宋体" w:cs="微软雅黑" w:hint="eastAsia"/>
            <w:lang w:eastAsia="zh-CN"/>
            <w:rPrChange w:id="149" w:author="Qianxiao Zhang 张千晓" w:date="2025-04-14T17:41:00Z" w16du:dateUtc="2025-04-14T09:41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闭环</w:t>
        </w:r>
        <w:r w:rsidR="005D7D6C" w:rsidRPr="00FF7D37">
          <w:rPr>
            <w:rFonts w:ascii="宋体" w:eastAsia="宋体" w:hAnsi="宋体" w:cs="MS Mincho" w:hint="eastAsia"/>
            <w:lang w:eastAsia="zh-CN"/>
            <w:rPrChange w:id="150" w:author="Qianxiao Zhang 张千晓" w:date="2025-04-14T17:41:00Z" w16du:dateUtc="2025-04-14T09:41:00Z">
              <w:rPr>
                <w:rFonts w:hint="eastAsia"/>
                <w:lang w:eastAsia="zh-CN"/>
              </w:rPr>
            </w:rPrChange>
          </w:rPr>
          <w:t>。</w:t>
        </w:r>
      </w:ins>
    </w:p>
    <w:p w14:paraId="1E0C1E1D" w14:textId="77777777" w:rsidR="005D7D6C" w:rsidRPr="005D7D6C" w:rsidRDefault="005D7D6C" w:rsidP="002E7511">
      <w:pPr>
        <w:rPr>
          <w:rFonts w:eastAsia="宋体" w:hint="eastAsia"/>
          <w:lang w:eastAsia="zh-CN"/>
        </w:rPr>
      </w:pPr>
    </w:p>
    <w:p w14:paraId="1ECC0130" w14:textId="7EF2E67F" w:rsidR="00C715EC" w:rsidRDefault="00582C99" w:rsidP="002E7511">
      <w:pPr>
        <w:rPr>
          <w:ins w:id="151" w:author="Qianxiao Zhang 张千晓" w:date="2025-04-11T11:40:00Z" w16du:dateUtc="2025-04-11T03:40:00Z"/>
          <w:rFonts w:eastAsia="宋体" w:hint="eastAsia"/>
          <w:lang w:eastAsia="zh-CN"/>
        </w:rPr>
      </w:pPr>
      <w:ins w:id="152" w:author="Qianxiao Zhang 张千晓" w:date="2025-04-11T12:04:00Z" w16du:dateUtc="2025-04-11T04:04:00Z">
        <w:r>
          <w:rPr>
            <w:rFonts w:eastAsia="宋体" w:hint="eastAsia"/>
            <w:lang w:eastAsia="zh-CN"/>
          </w:rPr>
          <w:t xml:space="preserve">2.5 </w:t>
        </w:r>
        <w:r>
          <w:rPr>
            <w:rFonts w:eastAsia="宋体" w:hint="eastAsia"/>
            <w:lang w:eastAsia="zh-CN"/>
          </w:rPr>
          <w:t>告警详情页</w:t>
        </w:r>
      </w:ins>
    </w:p>
    <w:p w14:paraId="46BAE5A3" w14:textId="0A815DD0" w:rsidR="00253BE9" w:rsidRDefault="00253BE9" w:rsidP="002E7511">
      <w:pPr>
        <w:rPr>
          <w:ins w:id="153" w:author="Qianxiao Zhang 张千晓" w:date="2025-04-14T17:37:00Z" w16du:dateUtc="2025-04-14T09:37:00Z"/>
          <w:rFonts w:eastAsia="宋体"/>
          <w:lang w:eastAsia="zh-CN"/>
        </w:rPr>
      </w:pPr>
      <w:ins w:id="154" w:author="Qianxiao Zhang 张千晓" w:date="2025-04-11T11:40:00Z" w16du:dateUtc="2025-04-11T03:40:00Z">
        <w:r>
          <w:rPr>
            <w:noProof/>
          </w:rPr>
          <w:drawing>
            <wp:inline distT="0" distB="0" distL="0" distR="0" wp14:anchorId="1FF89E60" wp14:editId="20B79802">
              <wp:extent cx="5486400" cy="2994025"/>
              <wp:effectExtent l="0" t="0" r="0" b="0"/>
              <wp:docPr id="1866453584" name="图片 1" descr="图形用户界面, 应用程序, Teams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66453584" name="图片 1" descr="图形用户界面, 应用程序, Teams&#10;&#10;AI 生成的内容可能不正确。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994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850B9A" w14:textId="0F1A614B" w:rsidR="00F4649A" w:rsidRPr="00FF7D37" w:rsidRDefault="00FF7D37" w:rsidP="002E7511">
      <w:pPr>
        <w:rPr>
          <w:ins w:id="155" w:author="Qianxiao Zhang 张千晓" w:date="2025-04-11T12:04:00Z" w16du:dateUtc="2025-04-11T04:04:00Z"/>
          <w:rFonts w:ascii="宋体" w:eastAsia="宋体" w:hAnsi="宋体" w:hint="eastAsia"/>
          <w:lang w:eastAsia="zh-CN"/>
          <w:rPrChange w:id="156" w:author="Qianxiao Zhang 张千晓" w:date="2025-04-14T17:39:00Z" w16du:dateUtc="2025-04-14T09:39:00Z">
            <w:rPr>
              <w:ins w:id="157" w:author="Qianxiao Zhang 张千晓" w:date="2025-04-11T12:04:00Z" w16du:dateUtc="2025-04-11T04:04:00Z"/>
              <w:rFonts w:eastAsia="宋体" w:hint="eastAsia"/>
              <w:lang w:eastAsia="zh-CN"/>
            </w:rPr>
          </w:rPrChange>
        </w:rPr>
      </w:pPr>
      <w:ins w:id="158" w:author="Qianxiao Zhang 张千晓" w:date="2025-04-14T17:40:00Z" w16du:dateUtc="2025-04-14T09:40:00Z">
        <w:r w:rsidRPr="00FF7D37">
          <w:rPr>
            <w:rFonts w:ascii="宋体" w:eastAsia="宋体" w:hAnsi="宋体" w:hint="eastAsia"/>
            <w:lang w:eastAsia="zh-CN"/>
            <w:rPrChange w:id="159" w:author="Qianxiao Zhang 张千晓" w:date="2025-04-14T17:40:00Z" w16du:dateUtc="2025-04-14T09:40:00Z">
              <w:rPr>
                <w:rFonts w:hint="eastAsia"/>
                <w:lang w:eastAsia="zh-CN"/>
              </w:rPr>
            </w:rPrChange>
          </w:rPr>
          <w:t>基于数据的业务监控功能</w:t>
        </w:r>
        <w:r>
          <w:rPr>
            <w:rFonts w:hint="eastAsia"/>
            <w:lang w:eastAsia="zh-CN"/>
          </w:rPr>
          <w:t>：</w:t>
        </w:r>
      </w:ins>
      <w:ins w:id="160" w:author="Qianxiao Zhang 张千晓" w:date="2025-04-14T17:37:00Z" w16du:dateUtc="2025-04-14T09:37:00Z">
        <w:r w:rsidR="005D7D6C" w:rsidRPr="00FF7D37">
          <w:rPr>
            <w:rFonts w:ascii="宋体" w:eastAsia="宋体" w:hAnsi="宋体" w:hint="eastAsia"/>
            <w:lang w:eastAsia="zh-CN"/>
            <w:rPrChange w:id="161" w:author="Qianxiao Zhang 张千晓" w:date="2025-04-14T17:39:00Z" w16du:dateUtc="2025-04-14T09:39:00Z">
              <w:rPr>
                <w:rFonts w:hint="eastAsia"/>
                <w:lang w:eastAsia="zh-CN"/>
              </w:rPr>
            </w:rPrChange>
          </w:rPr>
          <w:t>基于数据探索结果自定义预警规则（如阈值告警、趋势异常检测），实现业务风险实时监控</w:t>
        </w:r>
      </w:ins>
      <w:ins w:id="162" w:author="Qianxiao Zhang 张千晓" w:date="2025-04-14T17:38:00Z" w16du:dateUtc="2025-04-14T09:38:00Z">
        <w:r w:rsidR="005D7D6C" w:rsidRPr="00FF7D37">
          <w:rPr>
            <w:rFonts w:ascii="宋体" w:eastAsia="宋体" w:hAnsi="宋体" w:hint="eastAsia"/>
            <w:lang w:eastAsia="zh-CN"/>
          </w:rPr>
          <w:t>。同</w:t>
        </w:r>
        <w:r w:rsidR="005D7D6C" w:rsidRPr="00FF7D37">
          <w:rPr>
            <w:rFonts w:ascii="宋体" w:eastAsia="宋体" w:hAnsi="宋体" w:cs="微软雅黑" w:hint="eastAsia"/>
            <w:lang w:eastAsia="zh-CN"/>
          </w:rPr>
          <w:t>时</w:t>
        </w:r>
        <w:r w:rsidR="005D7D6C" w:rsidRPr="00FF7D37">
          <w:rPr>
            <w:rFonts w:ascii="宋体" w:eastAsia="宋体" w:hAnsi="宋体" w:cs="MS Mincho" w:hint="eastAsia"/>
            <w:lang w:eastAsia="zh-CN"/>
          </w:rPr>
          <w:t>，</w:t>
        </w:r>
      </w:ins>
      <w:ins w:id="163" w:author="Qianxiao Zhang 张千晓" w:date="2025-04-14T17:37:00Z" w16du:dateUtc="2025-04-14T09:37:00Z">
        <w:r w:rsidR="005D7D6C" w:rsidRPr="00FF7D37">
          <w:rPr>
            <w:rFonts w:ascii="宋体" w:eastAsia="宋体" w:hAnsi="宋体" w:hint="eastAsia"/>
            <w:lang w:eastAsia="zh-CN"/>
          </w:rPr>
          <w:t>支持</w:t>
        </w:r>
        <w:r w:rsidR="005D7D6C" w:rsidRPr="00FF7D37">
          <w:rPr>
            <w:rFonts w:ascii="宋体" w:eastAsia="宋体" w:hAnsi="宋体" w:cs="微软雅黑" w:hint="eastAsia"/>
            <w:lang w:eastAsia="zh-CN"/>
            <w:rPrChange w:id="164" w:author="Qianxiao Zhang 张千晓" w:date="2025-04-14T17:39:00Z" w16du:dateUtc="2025-04-14T09:39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对</w:t>
        </w:r>
      </w:ins>
      <w:ins w:id="165" w:author="Qianxiao Zhang 张千晓" w:date="2025-04-14T17:38:00Z" w16du:dateUtc="2025-04-14T09:38:00Z">
        <w:r w:rsidR="005D7D6C" w:rsidRPr="00FF7D37">
          <w:rPr>
            <w:rFonts w:ascii="宋体" w:eastAsia="宋体" w:hAnsi="宋体" w:hint="eastAsia"/>
            <w:lang w:eastAsia="zh-CN"/>
            <w:rPrChange w:id="166" w:author="Qianxiao Zhang 张千晓" w:date="2025-04-14T17:39:00Z" w16du:dateUtc="2025-04-14T09:39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所有</w:t>
        </w:r>
        <w:r w:rsidR="005D7D6C" w:rsidRPr="00FF7D37">
          <w:rPr>
            <w:rFonts w:ascii="宋体" w:eastAsia="宋体" w:hAnsi="宋体" w:cs="微软雅黑" w:hint="eastAsia"/>
            <w:lang w:eastAsia="zh-CN"/>
            <w:rPrChange w:id="167" w:author="Qianxiao Zhang 张千晓" w:date="2025-04-14T17:39:00Z" w16du:dateUtc="2025-04-14T09:39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预</w:t>
        </w:r>
        <w:r w:rsidR="005D7D6C" w:rsidRPr="00FF7D37">
          <w:rPr>
            <w:rFonts w:ascii="宋体" w:eastAsia="宋体" w:hAnsi="宋体" w:cs="MS Mincho" w:hint="eastAsia"/>
            <w:lang w:eastAsia="zh-CN"/>
            <w:rPrChange w:id="168" w:author="Qianxiao Zhang 张千晓" w:date="2025-04-14T17:39:00Z" w16du:dateUtc="2025-04-14T09:39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警</w:t>
        </w:r>
        <w:r w:rsidR="005D7D6C" w:rsidRPr="00FF7D37">
          <w:rPr>
            <w:rFonts w:ascii="宋体" w:eastAsia="宋体" w:hAnsi="宋体" w:hint="eastAsia"/>
            <w:lang w:eastAsia="zh-CN"/>
            <w:rPrChange w:id="169" w:author="Qianxiao Zhang 张千晓" w:date="2025-04-14T17:39:00Z" w16du:dateUtc="2025-04-14T09:39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数据的溯源</w:t>
        </w:r>
      </w:ins>
      <w:ins w:id="170" w:author="Qianxiao Zhang 张千晓" w:date="2025-04-14T17:39:00Z" w16du:dateUtc="2025-04-14T09:39:00Z">
        <w:r w:rsidRPr="00FF7D37">
          <w:rPr>
            <w:rFonts w:ascii="宋体" w:eastAsia="宋体" w:hAnsi="宋体" w:hint="eastAsia"/>
            <w:lang w:eastAsia="zh-CN"/>
            <w:rPrChange w:id="171" w:author="Qianxiao Zhang 张千晓" w:date="2025-04-14T17:39:00Z" w16du:dateUtc="2025-04-14T09:39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，</w:t>
        </w:r>
        <w:r w:rsidRPr="00FF7D37">
          <w:rPr>
            <w:rFonts w:ascii="宋体" w:eastAsia="宋体" w:hAnsi="宋体" w:cs="微软雅黑" w:hint="eastAsia"/>
            <w:lang w:eastAsia="zh-CN"/>
            <w:rPrChange w:id="172" w:author="Qianxiao Zhang 张千晓" w:date="2025-04-14T17:39:00Z" w16du:dateUtc="2025-04-14T09:39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查</w:t>
        </w:r>
        <w:r w:rsidRPr="00FF7D37">
          <w:rPr>
            <w:rFonts w:ascii="宋体" w:eastAsia="宋体" w:hAnsi="宋体" w:cs="MS Mincho" w:hint="eastAsia"/>
            <w:lang w:eastAsia="zh-CN"/>
            <w:rPrChange w:id="173" w:author="Qianxiao Zhang 张千晓" w:date="2025-04-14T17:39:00Z" w16du:dateUtc="2025-04-14T09:39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看</w:t>
        </w:r>
        <w:r w:rsidRPr="00FF7D37">
          <w:rPr>
            <w:rFonts w:ascii="宋体" w:eastAsia="宋体" w:hAnsi="宋体" w:hint="eastAsia"/>
            <w:lang w:eastAsia="zh-CN"/>
            <w:rPrChange w:id="174" w:author="Qianxiao Zhang 张千晓" w:date="2025-04-14T17:39:00Z" w16du:dateUtc="2025-04-14T09:39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触</w:t>
        </w:r>
        <w:r w:rsidRPr="00FF7D37">
          <w:rPr>
            <w:rFonts w:ascii="宋体" w:eastAsia="宋体" w:hAnsi="宋体" w:cs="微软雅黑" w:hint="eastAsia"/>
            <w:lang w:eastAsia="zh-CN"/>
            <w:rPrChange w:id="175" w:author="Qianxiao Zhang 张千晓" w:date="2025-04-14T17:39:00Z" w16du:dateUtc="2025-04-14T09:39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发预</w:t>
        </w:r>
        <w:r w:rsidRPr="00FF7D37">
          <w:rPr>
            <w:rFonts w:ascii="宋体" w:eastAsia="宋体" w:hAnsi="宋体" w:cs="MS Mincho" w:hint="eastAsia"/>
            <w:lang w:eastAsia="zh-CN"/>
            <w:rPrChange w:id="176" w:author="Qianxiao Zhang 张千晓" w:date="2025-04-14T17:39:00Z" w16du:dateUtc="2025-04-14T09:39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警</w:t>
        </w:r>
        <w:r w:rsidRPr="00FF7D37">
          <w:rPr>
            <w:rFonts w:ascii="宋体" w:eastAsia="宋体" w:hAnsi="宋体" w:hint="eastAsia"/>
            <w:lang w:eastAsia="zh-CN"/>
            <w:rPrChange w:id="177" w:author="Qianxiao Zhang 张千晓" w:date="2025-04-14T17:39:00Z" w16du:dateUtc="2025-04-14T09:39:00Z">
              <w:rPr>
                <w:rFonts w:ascii="微软雅黑" w:eastAsia="微软雅黑" w:hAnsi="微软雅黑" w:cs="微软雅黑" w:hint="eastAsia"/>
                <w:lang w:eastAsia="zh-CN"/>
              </w:rPr>
            </w:rPrChange>
          </w:rPr>
          <w:t>的原因。</w:t>
        </w:r>
      </w:ins>
    </w:p>
    <w:p w14:paraId="071A8A96" w14:textId="5FBFFBFE" w:rsidR="00582C99" w:rsidRDefault="00582C99" w:rsidP="002E7511">
      <w:pPr>
        <w:rPr>
          <w:ins w:id="178" w:author="Qianxiao Zhang 张千晓" w:date="2025-04-11T11:42:00Z" w16du:dateUtc="2025-04-11T03:42:00Z"/>
          <w:rFonts w:eastAsia="宋体" w:hint="eastAsia"/>
          <w:lang w:eastAsia="zh-CN"/>
        </w:rPr>
      </w:pPr>
      <w:ins w:id="179" w:author="Qianxiao Zhang 张千晓" w:date="2025-04-11T12:04:00Z" w16du:dateUtc="2025-04-11T04:04:00Z">
        <w:r>
          <w:rPr>
            <w:rFonts w:eastAsia="宋体" w:hint="eastAsia"/>
            <w:lang w:eastAsia="zh-CN"/>
          </w:rPr>
          <w:t xml:space="preserve">2.6 </w:t>
        </w:r>
        <w:r>
          <w:rPr>
            <w:rFonts w:eastAsia="宋体" w:hint="eastAsia"/>
            <w:lang w:eastAsia="zh-CN"/>
          </w:rPr>
          <w:t>数据看板</w:t>
        </w:r>
      </w:ins>
    </w:p>
    <w:p w14:paraId="771AE8F1" w14:textId="05D947B9" w:rsidR="00253BE9" w:rsidRDefault="00253BE9" w:rsidP="002E7511">
      <w:pPr>
        <w:rPr>
          <w:ins w:id="180" w:author="Qianxiao Zhang 张千晓" w:date="2025-04-11T12:04:00Z" w16du:dateUtc="2025-04-11T04:04:00Z"/>
          <w:rFonts w:eastAsia="宋体"/>
          <w:lang w:eastAsia="zh-CN"/>
        </w:rPr>
      </w:pPr>
      <w:ins w:id="181" w:author="Qianxiao Zhang 张千晓" w:date="2025-04-11T11:42:00Z" w16du:dateUtc="2025-04-11T03:42:00Z">
        <w:r>
          <w:rPr>
            <w:noProof/>
          </w:rPr>
          <w:lastRenderedPageBreak/>
          <w:drawing>
            <wp:inline distT="0" distB="0" distL="0" distR="0" wp14:anchorId="7BA12D1D" wp14:editId="028A5153">
              <wp:extent cx="5486400" cy="2981325"/>
              <wp:effectExtent l="0" t="0" r="0" b="9525"/>
              <wp:docPr id="925308069" name="图片 1" descr="图形用户界面, 应用程序, 表格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25308069" name="图片 1" descr="图形用户界面, 应用程序, 表格&#10;&#10;AI 生成的内容可能不正确。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9813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E7A9D7" w14:textId="251C5AC1" w:rsidR="000728FC" w:rsidRPr="00FF7D37" w:rsidDel="00FF7D37" w:rsidRDefault="00FF7D37" w:rsidP="002E7511">
      <w:pPr>
        <w:rPr>
          <w:del w:id="182" w:author="Qianxiao Zhang 张千晓" w:date="2025-04-14T17:40:00Z" w16du:dateUtc="2025-04-14T09:40:00Z"/>
          <w:rFonts w:ascii="宋体" w:eastAsia="宋体" w:hAnsi="宋体" w:hint="eastAsia"/>
          <w:lang w:eastAsia="zh-CN"/>
          <w:rPrChange w:id="183" w:author="Qianxiao Zhang 张千晓" w:date="2025-04-14T17:40:00Z" w16du:dateUtc="2025-04-14T09:40:00Z">
            <w:rPr>
              <w:del w:id="184" w:author="Qianxiao Zhang 张千晓" w:date="2025-04-14T17:40:00Z" w16du:dateUtc="2025-04-14T09:40:00Z"/>
              <w:rFonts w:eastAsia="宋体" w:hint="eastAsia"/>
              <w:lang w:eastAsia="zh-CN"/>
            </w:rPr>
          </w:rPrChange>
        </w:rPr>
      </w:pPr>
      <w:ins w:id="185" w:author="Qianxiao Zhang 张千晓" w:date="2025-04-14T17:40:00Z" w16du:dateUtc="2025-04-14T09:40:00Z">
        <w:r w:rsidRPr="00FF7D37">
          <w:rPr>
            <w:rFonts w:ascii="宋体" w:eastAsia="宋体" w:hAnsi="宋体" w:hint="eastAsia"/>
            <w:lang w:eastAsia="zh-CN"/>
            <w:rPrChange w:id="186" w:author="Qianxiao Zhang 张千晓" w:date="2025-04-14T17:40:00Z" w16du:dateUtc="2025-04-14T09:40:00Z">
              <w:rPr>
                <w:rFonts w:hint="eastAsia"/>
                <w:lang w:eastAsia="zh-CN"/>
              </w:rPr>
            </w:rPrChange>
          </w:rPr>
          <w:t>数据看板功能：支持创建多维度的可视化图表形成数据看板，同时可利用看板模板快速生成数据看板。</w:t>
        </w:r>
      </w:ins>
    </w:p>
    <w:p w14:paraId="17A42612" w14:textId="77777777" w:rsidR="002E7511" w:rsidRPr="002E7511" w:rsidRDefault="002E7511" w:rsidP="002E7511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</w:pPr>
      <w:r w:rsidRPr="002E7511"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  <w:t xml:space="preserve">B. </w:t>
      </w:r>
      <w:r w:rsidRPr="002E7511"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  <w:t>参考</w:t>
      </w:r>
      <w:r w:rsidRPr="002E7511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资料</w:t>
      </w:r>
    </w:p>
    <w:p w14:paraId="26FE5B0F" w14:textId="77777777" w:rsidR="002E7511" w:rsidRDefault="002E7511" w:rsidP="00A90868">
      <w:pPr>
        <w:pStyle w:val="ae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 xml:space="preserve">FactVerse </w:t>
      </w: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平台</w:t>
      </w:r>
      <w:r w:rsidRPr="002E7511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产品白皮书</w:t>
      </w:r>
    </w:p>
    <w:p w14:paraId="0F5550DE" w14:textId="45429942" w:rsidR="002E7511" w:rsidRPr="002E7511" w:rsidRDefault="002E7511" w:rsidP="00A90868">
      <w:pPr>
        <w:pStyle w:val="ae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 xml:space="preserve">DFS </w:t>
      </w: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架构</w:t>
      </w:r>
      <w:r w:rsidRPr="002E7511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设计文档</w:t>
      </w:r>
    </w:p>
    <w:p w14:paraId="570C08D6" w14:textId="77777777" w:rsidR="002E7511" w:rsidRPr="002E7511" w:rsidRDefault="002E7511" w:rsidP="002E7511">
      <w:pPr>
        <w:pStyle w:val="21"/>
        <w:spacing w:before="100" w:beforeAutospacing="1" w:after="100" w:afterAutospacing="1" w:line="360" w:lineRule="auto"/>
        <w:ind w:left="425" w:hanging="425"/>
        <w:jc w:val="both"/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</w:pPr>
      <w:r w:rsidRPr="002E7511"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  <w:t xml:space="preserve">C. </w:t>
      </w:r>
      <w:r w:rsidRPr="002E7511">
        <w:rPr>
          <w:rFonts w:ascii="Times New Roman" w:eastAsia="宋体" w:hAnsi="Times New Roman"/>
          <w:color w:val="000000" w:themeColor="text1"/>
          <w:sz w:val="32"/>
          <w:szCs w:val="32"/>
          <w:highlight w:val="yellow"/>
          <w:lang w:eastAsia="zh-CN"/>
        </w:rPr>
        <w:t>相关法</w:t>
      </w:r>
      <w:r w:rsidRPr="002E7511">
        <w:rPr>
          <w:rFonts w:ascii="Times New Roman" w:eastAsia="宋体" w:hAnsi="Times New Roman" w:hint="eastAsia"/>
          <w:color w:val="000000" w:themeColor="text1"/>
          <w:sz w:val="32"/>
          <w:szCs w:val="32"/>
          <w:highlight w:val="yellow"/>
          <w:lang w:eastAsia="zh-CN"/>
        </w:rPr>
        <w:t>规与标准引用</w:t>
      </w:r>
    </w:p>
    <w:p w14:paraId="79AA5CD8" w14:textId="77777777" w:rsidR="002E7511" w:rsidRDefault="002E7511" w:rsidP="00A90868">
      <w:pPr>
        <w:pStyle w:val="ae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 xml:space="preserve">GB/T 25000 </w:t>
      </w:r>
      <w:r w:rsidRPr="002E7511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软件工程标准</w:t>
      </w:r>
    </w:p>
    <w:p w14:paraId="03BBD412" w14:textId="2BD085D1" w:rsidR="002E7511" w:rsidRPr="002E7511" w:rsidRDefault="002E7511" w:rsidP="00A90868">
      <w:pPr>
        <w:pStyle w:val="ae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 xml:space="preserve">ISO/IEC 27001 </w:t>
      </w: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信息安全管理</w:t>
      </w:r>
      <w:r w:rsidRPr="002E7511">
        <w:rPr>
          <w:rFonts w:ascii="Times New Roman" w:eastAsia="宋体" w:hAnsi="Times New Roman" w:cs="Times New Roman" w:hint="eastAsia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标</w:t>
      </w:r>
      <w:r w:rsidRPr="002E7511"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  <w:t>准</w:t>
      </w:r>
    </w:p>
    <w:bookmarkEnd w:id="0"/>
    <w:p w14:paraId="46AA643E" w14:textId="77777777" w:rsidR="002E7511" w:rsidRPr="002E7511" w:rsidRDefault="002E7511" w:rsidP="002E7511">
      <w:pPr>
        <w:spacing w:before="100" w:beforeAutospacing="1" w:after="100" w:afterAutospacing="1" w:line="360" w:lineRule="auto"/>
        <w:rPr>
          <w:rFonts w:ascii="Times New Roman" w:eastAsia="宋体" w:hAnsi="Times New Roman" w:cs="Times New Roman"/>
          <w:color w:val="000000" w:themeColor="text1"/>
          <w:sz w:val="24"/>
          <w:szCs w:val="32"/>
          <w:highlight w:val="yellow"/>
          <w:shd w:val="clear" w:color="auto" w:fill="FFFFFF"/>
          <w:lang w:eastAsia="zh-CN"/>
        </w:rPr>
      </w:pPr>
    </w:p>
    <w:sectPr w:rsidR="002E7511" w:rsidRPr="002E75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4D512" w14:textId="77777777" w:rsidR="003C49CF" w:rsidRDefault="003C49CF" w:rsidP="00C337E3">
      <w:pPr>
        <w:spacing w:after="0" w:line="240" w:lineRule="auto"/>
      </w:pPr>
      <w:r>
        <w:separator/>
      </w:r>
    </w:p>
  </w:endnote>
  <w:endnote w:type="continuationSeparator" w:id="0">
    <w:p w14:paraId="125055E9" w14:textId="77777777" w:rsidR="003C49CF" w:rsidRDefault="003C49CF" w:rsidP="00C33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DFACF" w14:textId="77777777" w:rsidR="003C49CF" w:rsidRDefault="003C49CF" w:rsidP="00C337E3">
      <w:pPr>
        <w:spacing w:after="0" w:line="240" w:lineRule="auto"/>
      </w:pPr>
      <w:r>
        <w:separator/>
      </w:r>
    </w:p>
  </w:footnote>
  <w:footnote w:type="continuationSeparator" w:id="0">
    <w:p w14:paraId="2C131160" w14:textId="77777777" w:rsidR="003C49CF" w:rsidRDefault="003C49CF" w:rsidP="00C337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AB341E"/>
    <w:multiLevelType w:val="multilevel"/>
    <w:tmpl w:val="3008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633352"/>
    <w:multiLevelType w:val="multilevel"/>
    <w:tmpl w:val="34A8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D0FB8"/>
    <w:multiLevelType w:val="hybridMultilevel"/>
    <w:tmpl w:val="4EB4C942"/>
    <w:lvl w:ilvl="0" w:tplc="4B5C7A7A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C4F57ED"/>
    <w:multiLevelType w:val="multilevel"/>
    <w:tmpl w:val="D16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95E22"/>
    <w:multiLevelType w:val="multilevel"/>
    <w:tmpl w:val="2F3A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86908"/>
    <w:multiLevelType w:val="multilevel"/>
    <w:tmpl w:val="2092FE6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6C07196"/>
    <w:multiLevelType w:val="hybridMultilevel"/>
    <w:tmpl w:val="BC92C57E"/>
    <w:lvl w:ilvl="0" w:tplc="99E0BE42">
      <w:numFmt w:val="bullet"/>
      <w:lvlText w:val="•"/>
      <w:lvlJc w:val="left"/>
      <w:pPr>
        <w:ind w:left="440" w:hanging="440"/>
      </w:pPr>
      <w:rPr>
        <w:rFonts w:ascii="Times" w:eastAsia="Times" w:hAnsi="Times" w:cs="Time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86C2B17"/>
    <w:multiLevelType w:val="multilevel"/>
    <w:tmpl w:val="84342F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9AD280D"/>
    <w:multiLevelType w:val="multilevel"/>
    <w:tmpl w:val="5530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70D88"/>
    <w:multiLevelType w:val="multilevel"/>
    <w:tmpl w:val="A280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F5600"/>
    <w:multiLevelType w:val="hybridMultilevel"/>
    <w:tmpl w:val="F7146354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7A5143E"/>
    <w:multiLevelType w:val="multilevel"/>
    <w:tmpl w:val="6D62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9359D"/>
    <w:multiLevelType w:val="multilevel"/>
    <w:tmpl w:val="166E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C70A5"/>
    <w:multiLevelType w:val="hybridMultilevel"/>
    <w:tmpl w:val="9726200E"/>
    <w:lvl w:ilvl="0" w:tplc="4B5C7A7A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75F7445"/>
    <w:multiLevelType w:val="multilevel"/>
    <w:tmpl w:val="8C146140"/>
    <w:lvl w:ilvl="0">
      <w:start w:val="4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98C6491"/>
    <w:multiLevelType w:val="multilevel"/>
    <w:tmpl w:val="94CE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03C5C"/>
    <w:multiLevelType w:val="multilevel"/>
    <w:tmpl w:val="AB16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96BB2"/>
    <w:multiLevelType w:val="multilevel"/>
    <w:tmpl w:val="C380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57B4E"/>
    <w:multiLevelType w:val="hybridMultilevel"/>
    <w:tmpl w:val="6A1AE9C4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C8B3CE4"/>
    <w:multiLevelType w:val="multilevel"/>
    <w:tmpl w:val="4850877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12717">
    <w:abstractNumId w:val="5"/>
  </w:num>
  <w:num w:numId="2" w16cid:durableId="1478303419">
    <w:abstractNumId w:val="3"/>
  </w:num>
  <w:num w:numId="3" w16cid:durableId="562526312">
    <w:abstractNumId w:val="2"/>
  </w:num>
  <w:num w:numId="4" w16cid:durableId="1695307003">
    <w:abstractNumId w:val="4"/>
  </w:num>
  <w:num w:numId="5" w16cid:durableId="1931237467">
    <w:abstractNumId w:val="1"/>
  </w:num>
  <w:num w:numId="6" w16cid:durableId="1599101991">
    <w:abstractNumId w:val="0"/>
  </w:num>
  <w:num w:numId="7" w16cid:durableId="745957739">
    <w:abstractNumId w:val="24"/>
  </w:num>
  <w:num w:numId="8" w16cid:durableId="1570265437">
    <w:abstractNumId w:val="11"/>
  </w:num>
  <w:num w:numId="9" w16cid:durableId="673649730">
    <w:abstractNumId w:val="19"/>
  </w:num>
  <w:num w:numId="10" w16cid:durableId="1142504364">
    <w:abstractNumId w:val="18"/>
  </w:num>
  <w:num w:numId="11" w16cid:durableId="1360618346">
    <w:abstractNumId w:val="7"/>
  </w:num>
  <w:num w:numId="12" w16cid:durableId="1889149654">
    <w:abstractNumId w:val="6"/>
  </w:num>
  <w:num w:numId="13" w16cid:durableId="1164932172">
    <w:abstractNumId w:val="15"/>
  </w:num>
  <w:num w:numId="14" w16cid:durableId="449592949">
    <w:abstractNumId w:val="21"/>
  </w:num>
  <w:num w:numId="15" w16cid:durableId="109710123">
    <w:abstractNumId w:val="22"/>
  </w:num>
  <w:num w:numId="16" w16cid:durableId="1491171863">
    <w:abstractNumId w:val="14"/>
  </w:num>
  <w:num w:numId="17" w16cid:durableId="1967815521">
    <w:abstractNumId w:val="9"/>
  </w:num>
  <w:num w:numId="18" w16cid:durableId="1341002959">
    <w:abstractNumId w:val="10"/>
  </w:num>
  <w:num w:numId="19" w16cid:durableId="105076191">
    <w:abstractNumId w:val="23"/>
  </w:num>
  <w:num w:numId="20" w16cid:durableId="927033613">
    <w:abstractNumId w:val="20"/>
  </w:num>
  <w:num w:numId="21" w16cid:durableId="1834877024">
    <w:abstractNumId w:val="8"/>
  </w:num>
  <w:num w:numId="22" w16cid:durableId="773138469">
    <w:abstractNumId w:val="17"/>
  </w:num>
  <w:num w:numId="23" w16cid:durableId="620380138">
    <w:abstractNumId w:val="25"/>
  </w:num>
  <w:num w:numId="24" w16cid:durableId="2105571662">
    <w:abstractNumId w:val="16"/>
  </w:num>
  <w:num w:numId="25" w16cid:durableId="1404908762">
    <w:abstractNumId w:val="12"/>
  </w:num>
  <w:num w:numId="26" w16cid:durableId="1065101266">
    <w:abstractNumId w:val="13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Qianxiao Zhang 张千晓">
    <w15:presenceInfo w15:providerId="AD" w15:userId="S::qianxiaozhang@datamesh.com::aa6cd3c7-663f-4e35-aa19-bac6c0e12a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142"/>
    <w:rsid w:val="00007661"/>
    <w:rsid w:val="0003002A"/>
    <w:rsid w:val="00034616"/>
    <w:rsid w:val="00043727"/>
    <w:rsid w:val="000566B6"/>
    <w:rsid w:val="0006063C"/>
    <w:rsid w:val="000728FC"/>
    <w:rsid w:val="00072BE5"/>
    <w:rsid w:val="00085FCB"/>
    <w:rsid w:val="000C5C17"/>
    <w:rsid w:val="00113DBD"/>
    <w:rsid w:val="00135109"/>
    <w:rsid w:val="00135C74"/>
    <w:rsid w:val="00136A45"/>
    <w:rsid w:val="0015074B"/>
    <w:rsid w:val="00150A31"/>
    <w:rsid w:val="001F4340"/>
    <w:rsid w:val="002123D8"/>
    <w:rsid w:val="00253BE9"/>
    <w:rsid w:val="002768AA"/>
    <w:rsid w:val="0029639D"/>
    <w:rsid w:val="002A1327"/>
    <w:rsid w:val="002B1ADE"/>
    <w:rsid w:val="002B4CDB"/>
    <w:rsid w:val="002E7511"/>
    <w:rsid w:val="003120F5"/>
    <w:rsid w:val="003144F5"/>
    <w:rsid w:val="00326F90"/>
    <w:rsid w:val="00332116"/>
    <w:rsid w:val="0036311E"/>
    <w:rsid w:val="003769AC"/>
    <w:rsid w:val="003B4416"/>
    <w:rsid w:val="003C3987"/>
    <w:rsid w:val="003C4463"/>
    <w:rsid w:val="003C49CF"/>
    <w:rsid w:val="003E472C"/>
    <w:rsid w:val="003E7959"/>
    <w:rsid w:val="0041085D"/>
    <w:rsid w:val="00443411"/>
    <w:rsid w:val="004A5FF3"/>
    <w:rsid w:val="0053086C"/>
    <w:rsid w:val="00544310"/>
    <w:rsid w:val="00544F4B"/>
    <w:rsid w:val="0054645C"/>
    <w:rsid w:val="00582C99"/>
    <w:rsid w:val="0059362D"/>
    <w:rsid w:val="005A05F2"/>
    <w:rsid w:val="005A6084"/>
    <w:rsid w:val="005D7D6C"/>
    <w:rsid w:val="005E6977"/>
    <w:rsid w:val="00652D47"/>
    <w:rsid w:val="00655955"/>
    <w:rsid w:val="00694A93"/>
    <w:rsid w:val="006A1526"/>
    <w:rsid w:val="006D71F8"/>
    <w:rsid w:val="006E600E"/>
    <w:rsid w:val="006E72CD"/>
    <w:rsid w:val="00724F9C"/>
    <w:rsid w:val="00733ACD"/>
    <w:rsid w:val="00772B68"/>
    <w:rsid w:val="007821D7"/>
    <w:rsid w:val="007E66CF"/>
    <w:rsid w:val="008054B3"/>
    <w:rsid w:val="00843FC8"/>
    <w:rsid w:val="00874445"/>
    <w:rsid w:val="00885FC4"/>
    <w:rsid w:val="00895A1A"/>
    <w:rsid w:val="008A36AA"/>
    <w:rsid w:val="008C2F51"/>
    <w:rsid w:val="008D0425"/>
    <w:rsid w:val="009458D3"/>
    <w:rsid w:val="00986E7C"/>
    <w:rsid w:val="009870AA"/>
    <w:rsid w:val="009A0191"/>
    <w:rsid w:val="009D0927"/>
    <w:rsid w:val="00A129D1"/>
    <w:rsid w:val="00A33CF8"/>
    <w:rsid w:val="00A350F8"/>
    <w:rsid w:val="00A90868"/>
    <w:rsid w:val="00AA1D8D"/>
    <w:rsid w:val="00AB3F94"/>
    <w:rsid w:val="00AF1F1E"/>
    <w:rsid w:val="00B12EEB"/>
    <w:rsid w:val="00B27E09"/>
    <w:rsid w:val="00B31F46"/>
    <w:rsid w:val="00B3397D"/>
    <w:rsid w:val="00B3506D"/>
    <w:rsid w:val="00B47730"/>
    <w:rsid w:val="00B771EE"/>
    <w:rsid w:val="00B91182"/>
    <w:rsid w:val="00BB2FA8"/>
    <w:rsid w:val="00BF18D2"/>
    <w:rsid w:val="00BF56C8"/>
    <w:rsid w:val="00C20BF0"/>
    <w:rsid w:val="00C2136E"/>
    <w:rsid w:val="00C337E3"/>
    <w:rsid w:val="00C715EC"/>
    <w:rsid w:val="00C86775"/>
    <w:rsid w:val="00C96128"/>
    <w:rsid w:val="00CB0664"/>
    <w:rsid w:val="00D0390B"/>
    <w:rsid w:val="00D23432"/>
    <w:rsid w:val="00D24083"/>
    <w:rsid w:val="00D40BCB"/>
    <w:rsid w:val="00D43777"/>
    <w:rsid w:val="00D67B8E"/>
    <w:rsid w:val="00DB3521"/>
    <w:rsid w:val="00DB3BF9"/>
    <w:rsid w:val="00DD7600"/>
    <w:rsid w:val="00E075BC"/>
    <w:rsid w:val="00E150E9"/>
    <w:rsid w:val="00E25BCE"/>
    <w:rsid w:val="00E45DF3"/>
    <w:rsid w:val="00E46576"/>
    <w:rsid w:val="00EC5F5A"/>
    <w:rsid w:val="00ED1157"/>
    <w:rsid w:val="00F14E23"/>
    <w:rsid w:val="00F2192E"/>
    <w:rsid w:val="00F4649A"/>
    <w:rsid w:val="00FA348F"/>
    <w:rsid w:val="00FB597D"/>
    <w:rsid w:val="00FC693F"/>
    <w:rsid w:val="00FD1A8C"/>
    <w:rsid w:val="00FF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DEFD51"/>
  <w14:defaultImageDpi w14:val="300"/>
  <w15:docId w15:val="{54C84B5F-49C7-4340-AEA2-142650F99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-12">
    <w:name w:val="Grid Table 1 Light Accent 1"/>
    <w:basedOn w:val="a3"/>
    <w:uiPriority w:val="46"/>
    <w:rsid w:val="006E72C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f9">
    <w:name w:val="Revision"/>
    <w:hidden/>
    <w:uiPriority w:val="99"/>
    <w:semiHidden/>
    <w:rsid w:val="00C715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6813</TotalTime>
  <Pages>17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Qianxiao Zhang 张千晓</cp:lastModifiedBy>
  <cp:revision>12</cp:revision>
  <dcterms:created xsi:type="dcterms:W3CDTF">2025-04-09T11:12:00Z</dcterms:created>
  <dcterms:modified xsi:type="dcterms:W3CDTF">2025-04-14T09:50:00Z</dcterms:modified>
  <cp:category/>
</cp:coreProperties>
</file>